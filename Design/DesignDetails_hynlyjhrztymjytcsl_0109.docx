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850334" w14:textId="77777777" w:rsidR="004C20F6" w:rsidRDefault="00B22D31">
      <w:pPr>
        <w:rPr>
          <w:rFonts w:hint="default"/>
        </w:rPr>
      </w:pPr>
      <w:r>
        <w:rPr>
          <w:rFonts w:eastAsia="Arial Unicode MS"/>
          <w:lang w:val="zh-TW" w:eastAsia="zh-TW"/>
        </w:rPr>
        <w:t>软件由五个不同模块组成，分别是：</w:t>
      </w:r>
      <w:r>
        <w:rPr>
          <w:rFonts w:ascii="Calibri" w:hAnsi="Calibri"/>
          <w:u w:val="single"/>
        </w:rPr>
        <w:t>Tutorial</w:t>
      </w:r>
      <w:r>
        <w:rPr>
          <w:rFonts w:ascii="Calibri" w:hAnsi="Calibri"/>
        </w:rPr>
        <w:t xml:space="preserve">, </w:t>
      </w:r>
      <w:r>
        <w:rPr>
          <w:rFonts w:ascii="Calibri" w:hAnsi="Calibri"/>
          <w:u w:val="single"/>
        </w:rPr>
        <w:t>Procedure</w:t>
      </w:r>
      <w:r>
        <w:rPr>
          <w:rFonts w:ascii="Calibri" w:hAnsi="Calibri"/>
        </w:rPr>
        <w:t xml:space="preserve">, </w:t>
      </w:r>
      <w:r>
        <w:rPr>
          <w:rFonts w:ascii="Calibri" w:hAnsi="Calibri"/>
          <w:u w:val="single"/>
        </w:rPr>
        <w:t>Correctness</w:t>
      </w:r>
      <w:r>
        <w:rPr>
          <w:rFonts w:ascii="Calibri" w:hAnsi="Calibri"/>
        </w:rPr>
        <w:t xml:space="preserve">, </w:t>
      </w:r>
      <w:r>
        <w:rPr>
          <w:rFonts w:ascii="Calibri" w:hAnsi="Calibri"/>
          <w:u w:val="single"/>
        </w:rPr>
        <w:t>Efficiency</w:t>
      </w:r>
      <w:r>
        <w:rPr>
          <w:rFonts w:ascii="Calibri" w:hAnsi="Calibri"/>
        </w:rPr>
        <w:t xml:space="preserve"> and</w:t>
      </w:r>
      <w:r>
        <w:rPr>
          <w:rFonts w:ascii="Calibri" w:hAnsi="Calibri"/>
          <w:u w:val="single"/>
        </w:rPr>
        <w:t xml:space="preserve"> Exercise</w:t>
      </w:r>
      <w:r>
        <w:rPr>
          <w:rFonts w:ascii="Calibri" w:hAnsi="Calibri"/>
        </w:rPr>
        <w:t>.</w:t>
      </w:r>
    </w:p>
    <w:p w14:paraId="54D8AA32" w14:textId="77777777" w:rsidR="004C20F6" w:rsidRDefault="004C20F6">
      <w:pPr>
        <w:rPr>
          <w:rFonts w:hint="default"/>
        </w:rPr>
      </w:pPr>
    </w:p>
    <w:p w14:paraId="170624DF" w14:textId="77777777" w:rsidR="004C20F6" w:rsidRDefault="00B22D31">
      <w:pPr>
        <w:rPr>
          <w:ins w:id="0" w:author="无尽火炮" w:date="2021-01-08T19:07:00Z"/>
          <w:rFonts w:hint="default"/>
          <w:lang w:val="zh-TW" w:eastAsia="zh-TW"/>
        </w:rPr>
      </w:pPr>
      <w:r>
        <w:rPr>
          <w:rFonts w:eastAsia="Arial Unicode MS"/>
          <w:lang w:val="zh-TW" w:eastAsia="zh-TW"/>
        </w:rPr>
        <w:t>用户打开软件后有一个动画闪过</w:t>
      </w:r>
      <w:commentRangeStart w:id="1"/>
      <w:r>
        <w:rPr>
          <w:rFonts w:eastAsia="Arial Unicode MS"/>
          <w:lang w:val="zh-TW" w:eastAsia="zh-TW"/>
        </w:rPr>
        <w:t>（我们项目的名字）</w:t>
      </w:r>
      <w:commentRangeEnd w:id="1"/>
      <w:r>
        <w:commentReference w:id="1"/>
      </w:r>
    </w:p>
    <w:p w14:paraId="66A8F305" w14:textId="77777777" w:rsidR="004C20F6" w:rsidRDefault="004C20F6">
      <w:pPr>
        <w:rPr>
          <w:ins w:id="2" w:author="无尽火炮" w:date="2021-01-08T19:07:00Z"/>
          <w:rFonts w:hint="default"/>
          <w:lang w:val="zh-TW" w:eastAsia="zh-TW"/>
        </w:rPr>
      </w:pPr>
    </w:p>
    <w:p w14:paraId="7A7FED04" w14:textId="77777777" w:rsidR="004C20F6" w:rsidRDefault="00B22D31">
      <w:pPr>
        <w:rPr>
          <w:rFonts w:hint="default"/>
          <w:lang w:val="zh-TW" w:eastAsia="zh-TW"/>
        </w:rPr>
      </w:pPr>
      <w:bookmarkStart w:id="3" w:name="书签"/>
      <w:r>
        <w:rPr>
          <w:noProof/>
          <w:lang w:val="zh-TW" w:eastAsia="zh-TW"/>
        </w:rPr>
        <w:drawing>
          <wp:inline distT="0" distB="0" distL="0" distR="0" wp14:anchorId="5C9DEF87" wp14:editId="31FB0841">
            <wp:extent cx="5270500" cy="3732002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截屏2021-01-08 下午7.06.36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20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bookmarkEnd w:id="3"/>
    </w:p>
    <w:p w14:paraId="18B4A95E" w14:textId="77777777" w:rsidR="004C20F6" w:rsidRDefault="00B22D31">
      <w:pPr>
        <w:rPr>
          <w:rFonts w:hint="default"/>
        </w:rPr>
      </w:pPr>
      <w:r>
        <w:br/>
      </w:r>
      <w:commentRangeStart w:id="4"/>
      <w:commentRangeStart w:id="5"/>
    </w:p>
    <w:p w14:paraId="65D238D0" w14:textId="7E744755" w:rsidR="004C20F6" w:rsidRDefault="00B22D31">
      <w:pPr>
        <w:rPr>
          <w:rFonts w:hint="default"/>
        </w:rPr>
      </w:pPr>
      <w:r>
        <w:rPr>
          <w:rFonts w:eastAsia="Arial Unicode MS"/>
          <w:lang w:val="zh-TW" w:eastAsia="zh-TW"/>
        </w:rPr>
        <w:t>之后将会进入</w:t>
      </w:r>
      <w:del w:id="6" w:author="陈 诗量" w:date="2021-01-09T16:46:00Z">
        <w:r w:rsidDel="002B704E">
          <w:rPr>
            <w:rFonts w:ascii="Calibri" w:hAnsi="Calibri"/>
            <w:u w:val="single"/>
          </w:rPr>
          <w:delText>Tutorial</w:delText>
        </w:r>
      </w:del>
      <w:ins w:id="7" w:author="陈 诗量" w:date="2021-01-09T16:46:00Z">
        <w:r w:rsidR="002B704E">
          <w:rPr>
            <w:rFonts w:ascii="Calibri" w:hAnsi="Calibri"/>
            <w:u w:val="single"/>
          </w:rPr>
          <w:t>procedure</w:t>
        </w:r>
      </w:ins>
      <w:r>
        <w:rPr>
          <w:rFonts w:eastAsia="Arial Unicode MS"/>
          <w:lang w:val="zh-TW" w:eastAsia="zh-TW"/>
        </w:rPr>
        <w:t>模块的页面（如图所示）。</w:t>
      </w:r>
      <w:commentRangeEnd w:id="4"/>
      <w:r>
        <w:commentReference w:id="4"/>
      </w:r>
      <w:commentRangeEnd w:id="5"/>
      <w:r>
        <w:commentReference w:id="5"/>
      </w:r>
    </w:p>
    <w:p w14:paraId="361FC04D" w14:textId="77777777" w:rsidR="004C20F6" w:rsidRDefault="004C20F6">
      <w:pPr>
        <w:rPr>
          <w:ins w:id="8" w:author="无尽火炮" w:date="2021-01-08T19:07:00Z"/>
          <w:rFonts w:hint="default"/>
        </w:rPr>
      </w:pPr>
    </w:p>
    <w:p w14:paraId="7B212981" w14:textId="77777777" w:rsidR="004C20F6" w:rsidRDefault="00B22D31">
      <w:pPr>
        <w:jc w:val="center"/>
        <w:rPr>
          <w:del w:id="9" w:author="无尽火炮" w:date="2021-01-08T19:07:00Z"/>
          <w:rFonts w:hint="default"/>
        </w:rPr>
      </w:pPr>
      <w:r>
        <w:rPr>
          <w:noProof/>
        </w:rPr>
        <w:lastRenderedPageBreak/>
        <w:drawing>
          <wp:inline distT="0" distB="0" distL="0" distR="0" wp14:anchorId="067862E9" wp14:editId="53772816">
            <wp:extent cx="5270500" cy="3769255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截屏2021-01-08 下午6.59.00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92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2422A68" w14:textId="77777777" w:rsidR="004C20F6" w:rsidRDefault="00B22D31">
      <w:pPr>
        <w:jc w:val="center"/>
        <w:rPr>
          <w:rFonts w:hint="default"/>
        </w:rPr>
      </w:pPr>
      <w:del w:id="10" w:author="无尽火炮" w:date="2021-01-08T19:07:00Z">
        <w:r>
          <w:rPr>
            <w:rFonts w:eastAsia="Arial Unicode MS"/>
            <w:lang w:val="zh-TW" w:eastAsia="zh-TW"/>
          </w:rPr>
          <w:delText>（</w:delText>
        </w:r>
        <w:r>
          <w:rPr>
            <w:rFonts w:ascii="Calibri" w:hAnsi="Calibri"/>
            <w:color w:val="C45911"/>
            <w:u w:color="C45911"/>
          </w:rPr>
          <w:delText>Tutorial</w:delText>
        </w:r>
        <w:r>
          <w:rPr>
            <w:rFonts w:eastAsia="Arial Unicode MS"/>
            <w:color w:val="C45911"/>
            <w:u w:color="C45911"/>
            <w:lang w:val="zh-TW" w:eastAsia="zh-TW"/>
          </w:rPr>
          <w:delText>图片预留位置</w:delText>
        </w:r>
        <w:r>
          <w:rPr>
            <w:rFonts w:eastAsia="Arial Unicode MS"/>
            <w:lang w:val="zh-TW" w:eastAsia="zh-TW"/>
          </w:rPr>
          <w:delText>）</w:delText>
        </w:r>
      </w:del>
    </w:p>
    <w:p w14:paraId="7F61AB06" w14:textId="77777777" w:rsidR="004C20F6" w:rsidRDefault="004C20F6">
      <w:pPr>
        <w:ind w:firstLine="420"/>
        <w:rPr>
          <w:rFonts w:hint="default"/>
        </w:rPr>
      </w:pPr>
    </w:p>
    <w:p w14:paraId="60EAFDD0" w14:textId="77777777" w:rsidR="004C20F6" w:rsidRDefault="00B22D31">
      <w:pPr>
        <w:rPr>
          <w:rFonts w:hint="default"/>
        </w:rPr>
      </w:pPr>
      <w:r>
        <w:rPr>
          <w:rFonts w:eastAsia="Arial Unicode MS"/>
          <w:lang w:val="zh-TW" w:eastAsia="zh-TW"/>
        </w:rPr>
        <w:t>第一次打开软件时将会自动弹出一个</w:t>
      </w:r>
      <w:r>
        <w:rPr>
          <w:rFonts w:eastAsia="Arial Unicode MS"/>
          <w:u w:val="single"/>
          <w:lang w:val="zh-TW" w:eastAsia="zh-TW"/>
        </w:rPr>
        <w:t>弹窗</w:t>
      </w:r>
      <w:ins w:id="11" w:author="Ruizi HAN (20125115)" w:date="2021-01-08T15:04:00Z">
        <w:r>
          <w:rPr>
            <w:rFonts w:eastAsia="Arial Unicode MS"/>
            <w:u w:val="single"/>
            <w:lang w:val="zh-TW" w:eastAsia="zh-TW"/>
          </w:rPr>
          <w:t>（</w:t>
        </w:r>
        <w:r>
          <w:rPr>
            <w:rFonts w:ascii="Calibri" w:hAnsi="Calibri"/>
            <w:u w:val="single"/>
          </w:rPr>
          <w:t>user guide</w:t>
        </w:r>
        <w:r>
          <w:rPr>
            <w:rFonts w:eastAsia="Arial Unicode MS"/>
            <w:u w:val="single"/>
            <w:lang w:val="zh-TW" w:eastAsia="zh-TW"/>
          </w:rPr>
          <w:t>）</w:t>
        </w:r>
      </w:ins>
      <w:r>
        <w:rPr>
          <w:u w:val="single"/>
          <w:vertAlign w:val="superscript"/>
        </w:rPr>
        <w:footnoteReference w:id="2"/>
      </w:r>
      <w:r>
        <w:rPr>
          <w:rFonts w:eastAsia="Arial Unicode MS"/>
          <w:lang w:val="zh-TW" w:eastAsia="zh-TW"/>
        </w:rPr>
        <w:t>。</w:t>
      </w:r>
    </w:p>
    <w:p w14:paraId="6E3015D0" w14:textId="77777777" w:rsidR="004C20F6" w:rsidRDefault="00B22D31">
      <w:pPr>
        <w:rPr>
          <w:del w:id="12" w:author="无尽火炮" w:date="2021-01-08T19:07:00Z"/>
          <w:rFonts w:hint="default"/>
        </w:rPr>
      </w:pPr>
      <w:r>
        <w:rPr>
          <w:noProof/>
        </w:rPr>
        <w:drawing>
          <wp:inline distT="0" distB="0" distL="0" distR="0" wp14:anchorId="1D49AA9D" wp14:editId="2E22FB9D">
            <wp:extent cx="5270500" cy="3907845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截屏2021-01-08 下午6.59.37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78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5C1C9D8" w14:textId="4DE188D4" w:rsidR="004C20F6" w:rsidRDefault="00B22D31">
      <w:pPr>
        <w:jc w:val="center"/>
        <w:rPr>
          <w:ins w:id="13" w:author="陈 诗量" w:date="2021-01-09T16:47:00Z"/>
          <w:rFonts w:eastAsia="Arial Unicode MS" w:hint="default"/>
          <w:lang w:val="zh-TW" w:eastAsia="zh-TW"/>
        </w:rPr>
      </w:pPr>
      <w:del w:id="14" w:author="无尽火炮" w:date="2021-01-08T19:07:00Z">
        <w:r>
          <w:rPr>
            <w:rFonts w:eastAsia="Arial Unicode MS"/>
            <w:lang w:val="zh-TW" w:eastAsia="zh-TW"/>
          </w:rPr>
          <w:delText>（</w:delText>
        </w:r>
        <w:r>
          <w:rPr>
            <w:rFonts w:eastAsia="Arial Unicode MS"/>
            <w:color w:val="C45911"/>
            <w:u w:color="C45911"/>
            <w:lang w:val="zh-TW" w:eastAsia="zh-TW"/>
          </w:rPr>
          <w:delText>弹窗图片预留位置</w:delText>
        </w:r>
        <w:r>
          <w:rPr>
            <w:rFonts w:eastAsia="Arial Unicode MS"/>
            <w:lang w:val="zh-TW" w:eastAsia="zh-TW"/>
          </w:rPr>
          <w:delText>）</w:delText>
        </w:r>
      </w:del>
    </w:p>
    <w:p w14:paraId="4275D7EE" w14:textId="77777777" w:rsidR="002B704E" w:rsidRDefault="002B704E">
      <w:pPr>
        <w:jc w:val="center"/>
        <w:rPr>
          <w:lang w:val="zh-TW" w:eastAsia="zh-TW"/>
        </w:rPr>
      </w:pPr>
    </w:p>
    <w:p w14:paraId="366931EB" w14:textId="77777777" w:rsidR="004C20F6" w:rsidRDefault="004C20F6">
      <w:pPr>
        <w:rPr>
          <w:rFonts w:hint="default"/>
        </w:rPr>
      </w:pPr>
    </w:p>
    <w:p w14:paraId="7CACE506" w14:textId="77777777" w:rsidR="004C20F6" w:rsidRDefault="00B22D31">
      <w:pPr>
        <w:rPr>
          <w:rFonts w:hint="default"/>
        </w:rPr>
      </w:pPr>
      <w:r>
        <w:rPr>
          <w:rFonts w:eastAsia="Arial Unicode MS"/>
          <w:lang w:val="zh-TW" w:eastAsia="zh-TW"/>
        </w:rPr>
        <w:t>弹窗将包含软件的的使用介绍和操作指南。这个弹窗</w:t>
      </w:r>
      <w:r>
        <w:rPr>
          <w:rFonts w:eastAsia="Arial Unicode MS"/>
          <w:u w:val="single"/>
          <w:lang w:val="zh-TW" w:eastAsia="zh-TW"/>
        </w:rPr>
        <w:t>在第一次打开软件后</w:t>
      </w:r>
      <w:ins w:id="15" w:author="Ruizi HAN (20125115)" w:date="2021-01-08T15:15:00Z">
        <w:r>
          <w:rPr>
            <w:rFonts w:eastAsia="Arial Unicode MS"/>
            <w:u w:val="single"/>
            <w:lang w:val="zh-TW" w:eastAsia="zh-TW"/>
          </w:rPr>
          <w:t>，再次打开</w:t>
        </w:r>
      </w:ins>
      <w:r>
        <w:rPr>
          <w:rFonts w:eastAsia="Arial Unicode MS"/>
          <w:u w:val="single"/>
          <w:lang w:val="zh-TW" w:eastAsia="zh-TW"/>
        </w:rPr>
        <w:t>不会自动弹出</w:t>
      </w:r>
      <w:r>
        <w:rPr>
          <w:rFonts w:eastAsia="Arial Unicode MS"/>
          <w:lang w:val="zh-TW" w:eastAsia="zh-TW"/>
        </w:rPr>
        <w:t>，但可以通过点击页面里的按钮（</w:t>
      </w:r>
      <w:r>
        <w:rPr>
          <w:rFonts w:eastAsia="Arial Unicode MS"/>
          <w:color w:val="C45911"/>
          <w:u w:color="C45911"/>
          <w:lang w:val="zh-TW" w:eastAsia="zh-TW"/>
        </w:rPr>
        <w:t>图片标号</w:t>
      </w:r>
      <w:r>
        <w:rPr>
          <w:rFonts w:ascii="Calibri" w:hAnsi="Calibri"/>
          <w:color w:val="C45911"/>
          <w:u w:color="C45911"/>
        </w:rPr>
        <w:t>4</w:t>
      </w:r>
      <w:r>
        <w:rPr>
          <w:rFonts w:eastAsia="Arial Unicode MS"/>
          <w:color w:val="C45911"/>
          <w:u w:color="C45911"/>
          <w:lang w:val="zh-TW" w:eastAsia="zh-TW"/>
        </w:rPr>
        <w:t>）</w:t>
      </w:r>
      <w:commentRangeStart w:id="16"/>
      <w:r>
        <w:rPr>
          <w:rFonts w:eastAsia="Arial Unicode MS"/>
          <w:lang w:val="zh-TW" w:eastAsia="zh-TW"/>
        </w:rPr>
        <w:t>查看</w:t>
      </w:r>
      <w:commentRangeEnd w:id="16"/>
      <w:r w:rsidR="002B704E">
        <w:rPr>
          <w:rStyle w:val="aa"/>
        </w:rPr>
        <w:commentReference w:id="16"/>
      </w:r>
      <w:commentRangeStart w:id="17"/>
      <w:commentRangeStart w:id="18"/>
      <w:commentRangeStart w:id="19"/>
      <w:r>
        <w:rPr>
          <w:rFonts w:eastAsia="Arial Unicode MS"/>
          <w:lang w:val="zh-TW" w:eastAsia="zh-TW"/>
        </w:rPr>
        <w:t>。</w:t>
      </w:r>
      <w:commentRangeEnd w:id="17"/>
      <w:r>
        <w:commentReference w:id="17"/>
      </w:r>
      <w:commentRangeEnd w:id="18"/>
      <w:r>
        <w:commentReference w:id="18"/>
      </w:r>
      <w:commentRangeEnd w:id="19"/>
      <w:r>
        <w:commentReference w:id="19"/>
      </w:r>
    </w:p>
    <w:p w14:paraId="32106B41" w14:textId="77777777" w:rsidR="004C20F6" w:rsidRDefault="004C20F6">
      <w:pPr>
        <w:rPr>
          <w:rFonts w:hint="default"/>
        </w:rPr>
      </w:pPr>
    </w:p>
    <w:p w14:paraId="3AEF6DB0" w14:textId="77777777" w:rsidR="004C20F6" w:rsidRDefault="00B22D31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0F1B80D1" wp14:editId="2D29900B">
            <wp:extent cx="3079115" cy="2127250"/>
            <wp:effectExtent l="0" t="0" r="0" b="0"/>
            <wp:docPr id="1073741828" name="officeArt object" descr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图片 1" descr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2127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E4FC0F2" w14:textId="77777777" w:rsidR="004C20F6" w:rsidRDefault="004C20F6">
      <w:pPr>
        <w:jc w:val="center"/>
        <w:rPr>
          <w:rFonts w:hint="default"/>
        </w:rPr>
      </w:pPr>
    </w:p>
    <w:p w14:paraId="24A9CCBF" w14:textId="77777777" w:rsidR="004C20F6" w:rsidRDefault="00B22D31">
      <w:pPr>
        <w:jc w:val="left"/>
        <w:rPr>
          <w:rFonts w:hint="default"/>
          <w:lang w:val="zh-TW" w:eastAsia="zh-TW"/>
        </w:rPr>
      </w:pPr>
      <w:r>
        <w:rPr>
          <w:rFonts w:eastAsia="Arial Unicode MS"/>
          <w:lang w:val="zh-TW" w:eastAsia="zh-TW"/>
        </w:rPr>
        <w:t>这个弹窗的内容应该包括：</w:t>
      </w:r>
      <w:r>
        <w:rPr>
          <w:lang w:val="zh-TW" w:eastAsia="zh-TW"/>
        </w:rPr>
        <w:br/>
      </w:r>
      <w:commentRangeStart w:id="20"/>
    </w:p>
    <w:p w14:paraId="21208425" w14:textId="77777777" w:rsidR="004C20F6" w:rsidRDefault="00B22D31">
      <w:pPr>
        <w:numPr>
          <w:ilvl w:val="0"/>
          <w:numId w:val="2"/>
        </w:numPr>
        <w:jc w:val="left"/>
        <w:rPr>
          <w:rFonts w:hint="default"/>
          <w:lang w:val="zh-TW" w:eastAsia="zh-TW"/>
        </w:rPr>
      </w:pPr>
      <w:r>
        <w:rPr>
          <w:rFonts w:eastAsia="Arial Unicode MS"/>
          <w:lang w:val="zh-TW" w:eastAsia="zh-TW"/>
        </w:rPr>
        <w:t>五个不同模块的大致介绍</w:t>
      </w:r>
      <w:commentRangeEnd w:id="20"/>
      <w:r>
        <w:commentReference w:id="20"/>
      </w:r>
      <w:r>
        <w:rPr>
          <w:rFonts w:eastAsia="Arial Unicode MS"/>
          <w:lang w:val="zh-TW" w:eastAsia="zh-TW"/>
        </w:rPr>
        <w:t>（分别可以从这些模块了解到什么知识）</w:t>
      </w:r>
    </w:p>
    <w:p w14:paraId="28253A58" w14:textId="445665CC" w:rsidR="004C20F6" w:rsidRDefault="00B22D31">
      <w:pPr>
        <w:numPr>
          <w:ilvl w:val="0"/>
          <w:numId w:val="2"/>
        </w:numPr>
        <w:jc w:val="left"/>
        <w:rPr>
          <w:rFonts w:hint="default"/>
          <w:lang w:val="zh-TW" w:eastAsia="zh-TW"/>
        </w:rPr>
      </w:pPr>
      <w:r>
        <w:rPr>
          <w:rFonts w:eastAsia="Arial Unicode MS"/>
          <w:lang w:val="zh-TW" w:eastAsia="zh-TW"/>
        </w:rPr>
        <w:t>界面组件的介绍（如：进度条代表什么，设置键的介绍</w:t>
      </w:r>
      <w:ins w:id="21" w:author="陈 诗量" w:date="2021-01-09T16:53:00Z">
        <w:r w:rsidR="002B704E">
          <w:rPr>
            <w:rFonts w:eastAsia="Arial Unicode MS"/>
            <w:lang w:val="zh-TW"/>
          </w:rPr>
          <w:t>,最近访问的介绍</w:t>
        </w:r>
      </w:ins>
      <w:r>
        <w:rPr>
          <w:rFonts w:eastAsia="Arial Unicode MS"/>
          <w:lang w:val="zh-TW" w:eastAsia="zh-TW"/>
        </w:rPr>
        <w:t>）</w:t>
      </w:r>
    </w:p>
    <w:p w14:paraId="373C0794" w14:textId="77777777" w:rsidR="004C20F6" w:rsidRDefault="00B22D31">
      <w:pPr>
        <w:numPr>
          <w:ilvl w:val="0"/>
          <w:numId w:val="2"/>
        </w:numPr>
        <w:jc w:val="left"/>
        <w:rPr>
          <w:rFonts w:hint="default"/>
          <w:lang w:val="zh-TW" w:eastAsia="zh-TW"/>
        </w:rPr>
      </w:pPr>
      <w:commentRangeStart w:id="22"/>
      <w:commentRangeStart w:id="23"/>
      <w:r>
        <w:rPr>
          <w:rFonts w:eastAsia="Arial Unicode MS"/>
          <w:lang w:val="zh-TW" w:eastAsia="zh-TW"/>
        </w:rPr>
        <w:t>或许可以在弹窗的最后加入推荐开始的部分（如：对排序算法完全没有了解的新手推荐从</w:t>
      </w:r>
      <w:r>
        <w:rPr>
          <w:rFonts w:ascii="Calibri" w:hAnsi="Calibri"/>
        </w:rPr>
        <w:t>tutorial</w:t>
      </w:r>
      <w:r>
        <w:rPr>
          <w:rFonts w:eastAsia="Arial Unicode MS"/>
          <w:lang w:val="zh-TW" w:eastAsia="zh-TW"/>
        </w:rPr>
        <w:t>开始）</w:t>
      </w:r>
      <w:commentRangeEnd w:id="22"/>
      <w:r w:rsidR="008C4668">
        <w:rPr>
          <w:rStyle w:val="aa"/>
        </w:rPr>
        <w:commentReference w:id="22"/>
      </w:r>
      <w:commentRangeEnd w:id="23"/>
      <w:r w:rsidR="002B704E">
        <w:rPr>
          <w:rStyle w:val="aa"/>
        </w:rPr>
        <w:commentReference w:id="23"/>
      </w:r>
    </w:p>
    <w:p w14:paraId="14FB88CB" w14:textId="77777777" w:rsidR="004C20F6" w:rsidRDefault="00B22D31">
      <w:pPr>
        <w:numPr>
          <w:ilvl w:val="0"/>
          <w:numId w:val="2"/>
        </w:numPr>
        <w:jc w:val="left"/>
        <w:rPr>
          <w:rFonts w:hint="default"/>
          <w:lang w:val="zh-TW" w:eastAsia="zh-TW"/>
        </w:rPr>
      </w:pPr>
      <w:r>
        <w:rPr>
          <w:rFonts w:eastAsia="Arial Unicode MS"/>
          <w:lang w:val="zh-TW" w:eastAsia="zh-TW"/>
        </w:rPr>
        <w:t>待补充</w:t>
      </w:r>
      <w:r>
        <w:rPr>
          <w:rFonts w:ascii="Calibri" w:hAnsi="Calibri"/>
        </w:rPr>
        <w:t>...</w:t>
      </w:r>
    </w:p>
    <w:p w14:paraId="10BB86ED" w14:textId="77777777" w:rsidR="004C20F6" w:rsidRDefault="004C20F6">
      <w:pPr>
        <w:rPr>
          <w:rFonts w:hint="default"/>
        </w:rPr>
      </w:pPr>
    </w:p>
    <w:p w14:paraId="0533E7E6" w14:textId="77777777" w:rsidR="004C20F6" w:rsidRDefault="00B22D31">
      <w:pPr>
        <w:jc w:val="left"/>
        <w:rPr>
          <w:rFonts w:hint="default"/>
        </w:rPr>
      </w:pPr>
      <w:r>
        <w:rPr>
          <w:rFonts w:eastAsia="Arial Unicode MS"/>
          <w:lang w:val="zh-TW" w:eastAsia="zh-TW"/>
        </w:rPr>
        <w:t>所有模块的进度条显示将会有所更改，根据页面或需要用户完成部分的数量直观的展示</w:t>
      </w:r>
      <w:r>
        <w:rPr>
          <w:rFonts w:ascii="Calibri" w:hAnsi="Calibri"/>
          <w:color w:val="C45911"/>
          <w:u w:color="C45911"/>
        </w:rPr>
        <w:t>(</w:t>
      </w:r>
      <w:r>
        <w:rPr>
          <w:rFonts w:eastAsia="Arial Unicode MS"/>
          <w:color w:val="C45911"/>
          <w:u w:color="C45911"/>
          <w:lang w:val="zh-TW" w:eastAsia="zh-TW"/>
        </w:rPr>
        <w:t>现在放上去的图片仅供参考，我找不到特别合适的参考图片，但基本就是这样的形式，完成一个页面的内容就多打一个</w:t>
      </w:r>
      <w:r>
        <w:rPr>
          <w:rFonts w:ascii="Calibri" w:hAnsi="Calibri" w:hint="default"/>
          <w:color w:val="C45911"/>
          <w:u w:color="C45911"/>
        </w:rPr>
        <w:t>√</w:t>
      </w:r>
      <w:r>
        <w:rPr>
          <w:rFonts w:ascii="Calibri" w:hAnsi="Calibri"/>
          <w:color w:val="C45911"/>
          <w:u w:color="C45911"/>
        </w:rPr>
        <w:t>)</w:t>
      </w:r>
      <w:commentRangeStart w:id="24"/>
      <w:commentRangeStart w:id="25"/>
      <w:r>
        <w:rPr>
          <w:rFonts w:eastAsia="Arial Unicode MS"/>
          <w:lang w:val="zh-TW" w:eastAsia="zh-TW"/>
        </w:rPr>
        <w:t>：</w:t>
      </w:r>
      <w:commentRangeEnd w:id="24"/>
      <w:r>
        <w:commentReference w:id="24"/>
      </w:r>
      <w:commentRangeEnd w:id="25"/>
      <w:r w:rsidR="00972B11">
        <w:rPr>
          <w:rStyle w:val="aa"/>
        </w:rPr>
        <w:commentReference w:id="25"/>
      </w:r>
    </w:p>
    <w:p w14:paraId="3E4526E7" w14:textId="77777777" w:rsidR="004C20F6" w:rsidRDefault="00B22D31">
      <w:pPr>
        <w:jc w:val="center"/>
        <w:rPr>
          <w:rFonts w:ascii="宋体" w:eastAsia="宋体" w:hAnsi="宋体" w:cs="宋体" w:hint="default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E87BFBA" wp14:editId="28D31239">
            <wp:extent cx="1152525" cy="691516"/>
            <wp:effectExtent l="0" t="0" r="0" b="0"/>
            <wp:docPr id="1073741829" name="officeArt object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G_25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6915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DF245C1" w14:textId="393B11A7" w:rsidR="004C20F6" w:rsidRDefault="0000439C">
      <w:pPr>
        <w:jc w:val="center"/>
        <w:rPr>
          <w:rFonts w:hint="default"/>
        </w:rPr>
      </w:pPr>
      <w:ins w:id="26" w:author="陈 诗量" w:date="2021-01-09T16:56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0D497F77" wp14:editId="5DB7CA2C">
                  <wp:simplePos x="0" y="0"/>
                  <wp:positionH relativeFrom="column">
                    <wp:posOffset>1776666</wp:posOffset>
                  </wp:positionH>
                  <wp:positionV relativeFrom="paragraph">
                    <wp:posOffset>1560195</wp:posOffset>
                  </wp:positionV>
                  <wp:extent cx="291465" cy="45085"/>
                  <wp:effectExtent l="0" t="0" r="13335" b="18415"/>
                  <wp:wrapNone/>
                  <wp:docPr id="3" name="矩形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91465" cy="45085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 w="12700" cap="flat">
                            <a:solidFill>
                              <a:schemeClr val="tx2"/>
                            </a:solidFill>
                            <a:prstDash val="solid"/>
                            <a:miter lim="8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45719" tIns="45719" rIns="45719" bIns="45719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75885ADA" id="矩形 3" o:spid="_x0000_s1026" style="position:absolute;left:0;text-align:left;margin-left:139.9pt;margin-top:122.85pt;width:22.95pt;height:3.5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" fillcolor="#a5a5a5 [3206]" strokecolor="#a7a7a7 [3215]" strokeweight="1pt">
                  <v:textbox inset="1.27mm,1.27mm,1.27mm,1.27mm"/>
                </v:rect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29656303" wp14:editId="64559894">
                  <wp:simplePos x="0" y="0"/>
                  <wp:positionH relativeFrom="column">
                    <wp:posOffset>2115820</wp:posOffset>
                  </wp:positionH>
                  <wp:positionV relativeFrom="paragraph">
                    <wp:posOffset>1562799</wp:posOffset>
                  </wp:positionV>
                  <wp:extent cx="291465" cy="45085"/>
                  <wp:effectExtent l="0" t="0" r="13335" b="18415"/>
                  <wp:wrapNone/>
                  <wp:docPr id="4" name="矩形 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91465" cy="4508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chemeClr val="accent1"/>
                            </a:solidFill>
                            <a:prstDash val="solid"/>
                            <a:miter lim="8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45719" tIns="45719" rIns="45719" bIns="45719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0B94D2E2" id="矩形 4" o:spid="_x0000_s1026" style="position:absolute;left:0;text-align:left;margin-left:166.6pt;margin-top:123.05pt;width:22.95pt;height:3.5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" fillcolor="#5b9bd5 [3204]" strokecolor="#5b9bd5 [3204]" strokeweight="1pt">
                  <v:textbox inset="1.27mm,1.27mm,1.27mm,1.27mm"/>
                </v:rect>
              </w:pict>
            </mc:Fallback>
          </mc:AlternateContent>
        </w:r>
      </w:ins>
      <w:ins w:id="27" w:author="陈 诗量" w:date="2021-01-09T16:55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2C28BF0A" wp14:editId="2A20F921">
                  <wp:simplePos x="0" y="0"/>
                  <wp:positionH relativeFrom="column">
                    <wp:posOffset>1430655</wp:posOffset>
                  </wp:positionH>
                  <wp:positionV relativeFrom="paragraph">
                    <wp:posOffset>1561401</wp:posOffset>
                  </wp:positionV>
                  <wp:extent cx="291465" cy="45085"/>
                  <wp:effectExtent l="0" t="0" r="13335" b="18415"/>
                  <wp:wrapNone/>
                  <wp:docPr id="2" name="矩形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291465" cy="4508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chemeClr val="accent1"/>
                            </a:solidFill>
                            <a:prstDash val="solid"/>
                            <a:miter lim="8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45719" tIns="45719" rIns="45719" bIns="45719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ED20867" id="矩形 2" o:spid="_x0000_s1026" style="position:absolute;left:0;text-align:left;margin-left:112.65pt;margin-top:122.95pt;width:22.95pt;height:3.5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" fillcolor="#5b9bd5 [3204]" strokecolor="#5b9bd5 [3204]" strokeweight="1pt">
                  <v:textbox inset="1.27mm,1.27mm,1.27mm,1.27mm"/>
                </v:rect>
              </w:pict>
            </mc:Fallback>
          </mc:AlternateContent>
        </w:r>
        <w:r w:rsidR="002B704E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7663470" wp14:editId="783311D8">
                  <wp:simplePos x="0" y="0"/>
                  <wp:positionH relativeFrom="column">
                    <wp:posOffset>1431151</wp:posOffset>
                  </wp:positionH>
                  <wp:positionV relativeFrom="paragraph">
                    <wp:posOffset>663884</wp:posOffset>
                  </wp:positionV>
                  <wp:extent cx="983557" cy="852928"/>
                  <wp:effectExtent l="0" t="0" r="7620" b="10795"/>
                  <wp:wrapNone/>
                  <wp:docPr id="1" name="同侧圆角矩形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83557" cy="852928"/>
                          </a:xfrm>
                          <a:prstGeom prst="round2SameRect">
                            <a:avLst/>
                          </a:prstGeom>
                          <a:solidFill>
                            <a:schemeClr val="accent1"/>
                          </a:solidFill>
                          <a:ln w="12700" cap="flat">
                            <a:solidFill>
                              <a:schemeClr val="accent1"/>
                            </a:solidFill>
                            <a:prstDash val="solid"/>
                            <a:miter lim="8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45719" tIns="45719" rIns="45719" bIns="45719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 w14:anchorId="7451BAA7" id="同侧圆角矩形 1" o:spid="_x0000_s1026" style="position:absolute;left:0;text-align:left;margin-left:112.7pt;margin-top:52.25pt;width:77.45pt;height:67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83557,85292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" path="m142158,l841399,v78512,,142158,63646,142158,142158l983557,852928r,l,852928r,l,142158c,63646,63646,,142158,xe" fillcolor="#5b9bd5 [3204]" strokecolor="#5b9bd5 [3204]" strokeweight="1pt">
                  <v:stroke joinstyle="miter"/>
                  <v:path arrowok="t" o:connecttype="custom" o:connectlocs="142158,0;841399,0;983557,142158;983557,852928;983557,852928;0,852928;0,852928;0,142158;142158,0" o:connectangles="0,0,0,0,0,0,0,0,0"/>
                </v:shape>
              </w:pict>
            </mc:Fallback>
          </mc:AlternateContent>
        </w:r>
      </w:ins>
      <w:ins w:id="28" w:author="陈 诗量" w:date="2021-01-09T16:57:00Z">
        <w:r>
          <w:rPr>
            <w:rFonts w:hint="default"/>
            <w:noProof/>
          </w:rPr>
          <w:tab/>
        </w:r>
      </w:ins>
      <w:r w:rsidR="00B22D31">
        <w:rPr>
          <w:noProof/>
        </w:rPr>
        <w:drawing>
          <wp:inline distT="0" distB="0" distL="0" distR="0" wp14:anchorId="446ECB68" wp14:editId="697E1F2F">
            <wp:extent cx="2688590" cy="378460"/>
            <wp:effectExtent l="0" t="0" r="0" b="0"/>
            <wp:docPr id="1073741830" name="officeArt object" descr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图片 3" descr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3784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="00B22D31">
        <w:rPr>
          <w:rFonts w:eastAsia="Arial Unicode MS"/>
        </w:rPr>
        <w:br w:type="page"/>
      </w:r>
    </w:p>
    <w:p w14:paraId="526AF526" w14:textId="77777777" w:rsidR="004C20F6" w:rsidRDefault="004C20F6">
      <w:pPr>
        <w:jc w:val="center"/>
        <w:rPr>
          <w:rFonts w:hint="default"/>
        </w:rPr>
      </w:pPr>
    </w:p>
    <w:p w14:paraId="6C4B8C57" w14:textId="77777777" w:rsidR="004C20F6" w:rsidRDefault="00B22D31">
      <w:pPr>
        <w:jc w:val="center"/>
        <w:rPr>
          <w:rFonts w:hint="default"/>
        </w:rPr>
      </w:pPr>
      <w:r>
        <w:br/>
      </w:r>
      <w:commentRangeStart w:id="29"/>
    </w:p>
    <w:p w14:paraId="2953E822" w14:textId="77777777" w:rsidR="004C20F6" w:rsidRDefault="00B22D31">
      <w:pPr>
        <w:rPr>
          <w:rFonts w:hint="default"/>
        </w:rPr>
      </w:pPr>
      <w:r>
        <w:rPr>
          <w:rFonts w:eastAsia="Arial Unicode MS"/>
          <w:lang w:val="zh-TW" w:eastAsia="zh-TW"/>
        </w:rPr>
        <w:t>所有的子页面之间切换的方式将进行更改，不使用</w:t>
      </w:r>
      <w:r>
        <w:rPr>
          <w:rFonts w:ascii="Calibri" w:hAnsi="Calibri" w:hint="default"/>
        </w:rPr>
        <w:t>←→</w:t>
      </w:r>
      <w:r>
        <w:rPr>
          <w:rFonts w:eastAsia="Arial Unicode MS"/>
          <w:lang w:val="zh-TW" w:eastAsia="zh-TW"/>
        </w:rPr>
        <w:t>按钮翻页，而是采用类似主页面跳转到</w:t>
      </w:r>
      <w:r>
        <w:rPr>
          <w:rFonts w:ascii="Calibri" w:hAnsi="Calibri"/>
        </w:rPr>
        <w:t>5</w:t>
      </w:r>
      <w:r>
        <w:rPr>
          <w:rFonts w:eastAsia="Arial Unicode MS"/>
          <w:lang w:val="zh-TW" w:eastAsia="zh-TW"/>
        </w:rPr>
        <w:t>个不同模块的类似形式（菜单形式）切换。</w:t>
      </w:r>
      <w:commentRangeEnd w:id="29"/>
      <w:r>
        <w:commentReference w:id="29"/>
      </w:r>
    </w:p>
    <w:p w14:paraId="145B61C2" w14:textId="77777777" w:rsidR="004C20F6" w:rsidRDefault="00B22D31">
      <w:pPr>
        <w:pStyle w:val="40"/>
        <w:numPr>
          <w:ilvl w:val="0"/>
          <w:numId w:val="4"/>
        </w:numPr>
      </w:pPr>
      <w:r>
        <w:t xml:space="preserve">Procedure </w:t>
      </w:r>
      <w:r>
        <w:rPr>
          <w:rFonts w:ascii="黑体" w:eastAsia="黑体" w:hAnsi="黑体" w:cs="黑体"/>
          <w:lang w:val="zh-TW" w:eastAsia="zh-TW"/>
        </w:rPr>
        <w:t>模块子页面</w:t>
      </w:r>
    </w:p>
    <w:p w14:paraId="10C1FAB7" w14:textId="77777777" w:rsidR="004C20F6" w:rsidRDefault="00B22D31">
      <w:pPr>
        <w:rPr>
          <w:rFonts w:hint="default"/>
        </w:rPr>
      </w:pPr>
      <w:r>
        <w:rPr>
          <w:rFonts w:ascii="Calibri" w:hAnsi="Calibri"/>
        </w:rPr>
        <w:t>Procedure</w:t>
      </w:r>
      <w:r>
        <w:rPr>
          <w:rFonts w:eastAsia="Arial Unicode MS"/>
          <w:lang w:val="zh-TW" w:eastAsia="zh-TW"/>
        </w:rPr>
        <w:t>部分的子页面目前设定了</w:t>
      </w:r>
      <w:commentRangeStart w:id="30"/>
      <w:commentRangeStart w:id="31"/>
      <w:r>
        <w:rPr>
          <w:rFonts w:ascii="Calibri" w:hAnsi="Calibri"/>
        </w:rPr>
        <w:t>3</w:t>
      </w:r>
      <w:r>
        <w:rPr>
          <w:rFonts w:eastAsia="Arial Unicode MS"/>
          <w:lang w:val="zh-TW" w:eastAsia="zh-TW"/>
        </w:rPr>
        <w:t>个</w:t>
      </w:r>
      <w:commentRangeEnd w:id="30"/>
      <w:r>
        <w:commentReference w:id="30"/>
      </w:r>
      <w:commentRangeEnd w:id="31"/>
      <w:r>
        <w:commentReference w:id="31"/>
      </w:r>
    </w:p>
    <w:p w14:paraId="30977423" w14:textId="77777777" w:rsidR="004C20F6" w:rsidRDefault="00B22D31">
      <w:pPr>
        <w:numPr>
          <w:ilvl w:val="0"/>
          <w:numId w:val="6"/>
        </w:numPr>
        <w:rPr>
          <w:rFonts w:hint="default"/>
        </w:rPr>
      </w:pPr>
      <w:r>
        <w:rPr>
          <w:rFonts w:ascii="Calibri" w:hAnsi="Calibri"/>
        </w:rPr>
        <w:t>Introduction</w:t>
      </w:r>
    </w:p>
    <w:p w14:paraId="3D4F392F" w14:textId="77777777" w:rsidR="004C20F6" w:rsidRDefault="00B22D31">
      <w:pPr>
        <w:ind w:firstLine="420"/>
        <w:jc w:val="left"/>
        <w:rPr>
          <w:rFonts w:hint="default"/>
          <w:color w:val="C45911"/>
          <w:u w:color="C45911"/>
        </w:rPr>
      </w:pPr>
      <w:r>
        <w:rPr>
          <w:rFonts w:ascii="Calibri" w:hAnsi="Calibri"/>
        </w:rPr>
        <w:t>Introduction</w:t>
      </w:r>
      <w:r>
        <w:rPr>
          <w:rFonts w:eastAsia="Arial Unicode MS"/>
          <w:lang w:val="zh-TW" w:eastAsia="zh-TW"/>
        </w:rPr>
        <w:t>部分主要用于详细的讲解某一排序算法的运作原理，右边所示区域会播放我们预设的演示动画，会在这个区域增加进度条。</w:t>
      </w:r>
      <w:commentRangeStart w:id="32"/>
      <w:r>
        <w:rPr>
          <w:rFonts w:eastAsia="Arial Unicode MS"/>
          <w:color w:val="C45911"/>
          <w:u w:color="C45911"/>
          <w:lang w:val="zh-TW" w:eastAsia="zh-TW"/>
        </w:rPr>
        <w:t>（暂时使用老图顶下位置）</w:t>
      </w:r>
      <w:commentRangeEnd w:id="32"/>
      <w:r>
        <w:commentReference w:id="32"/>
      </w:r>
    </w:p>
    <w:p w14:paraId="0A51514A" w14:textId="77777777" w:rsidR="004C20F6" w:rsidRDefault="00B22D31">
      <w:pPr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267F3614" wp14:editId="794A553C">
            <wp:extent cx="2653030" cy="1790700"/>
            <wp:effectExtent l="0" t="0" r="0" b="0"/>
            <wp:docPr id="1073741831" name="officeArt object" descr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图片 4" descr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3030" cy="1790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CA8413F" w14:textId="77777777" w:rsidR="004C20F6" w:rsidRDefault="00B22D31">
      <w:pPr>
        <w:rPr>
          <w:ins w:id="33" w:author="Ruizi HAN (20125115)" w:date="2021-01-08T15:27:00Z"/>
          <w:rFonts w:hint="default"/>
        </w:rPr>
      </w:pPr>
      <w:commentRangeStart w:id="34"/>
      <w:ins w:id="35" w:author="Ruizi HAN (20125115)" w:date="2021-01-08T15:27:00Z">
        <w:r>
          <w:rPr>
            <w:rFonts w:ascii="Calibri" w:hAnsi="Calibri"/>
          </w:rPr>
          <w:t>Components</w:t>
        </w:r>
        <w:r>
          <w:rPr>
            <w:rFonts w:eastAsia="Arial Unicode MS"/>
            <w:lang w:val="zh-TW" w:eastAsia="zh-TW"/>
          </w:rPr>
          <w:t>：</w:t>
        </w:r>
      </w:ins>
      <w:commentRangeEnd w:id="34"/>
      <w:r w:rsidR="00976B67">
        <w:rPr>
          <w:rStyle w:val="aa"/>
        </w:rPr>
        <w:commentReference w:id="34"/>
      </w:r>
    </w:p>
    <w:p w14:paraId="0DDC0507" w14:textId="77777777" w:rsidR="004C20F6" w:rsidRDefault="004C20F6">
      <w:pPr>
        <w:rPr>
          <w:ins w:id="36" w:author="Ruizi HAN (20125115)" w:date="2021-01-08T15:27:00Z"/>
          <w:rFonts w:hint="default"/>
          <w:lang w:val="zh-TW" w:eastAsia="zh-TW"/>
        </w:rPr>
      </w:pPr>
    </w:p>
    <w:p w14:paraId="4CB989D3" w14:textId="77777777" w:rsidR="004C20F6" w:rsidRDefault="00B22D31">
      <w:pPr>
        <w:rPr>
          <w:ins w:id="37" w:author="Ruizi HAN (20125115)" w:date="2021-01-08T15:28:00Z"/>
          <w:rFonts w:hint="default"/>
          <w:lang w:val="zh-TW" w:eastAsia="zh-TW"/>
        </w:rPr>
      </w:pPr>
      <w:ins w:id="38" w:author="Ruizi HAN (20125115)" w:date="2021-01-08T15:28:00Z">
        <w:r>
          <w:rPr>
            <w:rFonts w:eastAsia="Arial Unicode MS"/>
            <w:lang w:val="zh-TW" w:eastAsia="zh-TW"/>
          </w:rPr>
          <w:t>跳转</w:t>
        </w:r>
      </w:ins>
      <w:ins w:id="39" w:author="Ruizi HAN (20125115)" w:date="2021-01-08T15:27:00Z">
        <w:r>
          <w:rPr>
            <w:rFonts w:eastAsia="Arial Unicode MS"/>
            <w:lang w:val="zh-TW" w:eastAsia="zh-TW"/>
          </w:rPr>
          <w:t>按钮</w:t>
        </w:r>
      </w:ins>
    </w:p>
    <w:p w14:paraId="04E94AE8" w14:textId="77777777" w:rsidR="004C20F6" w:rsidRDefault="00B22D31">
      <w:pPr>
        <w:rPr>
          <w:ins w:id="40" w:author="Ruizi HAN (20125115)" w:date="2021-01-08T15:27:00Z"/>
          <w:rFonts w:hint="default"/>
        </w:rPr>
      </w:pPr>
      <w:proofErr w:type="spellStart"/>
      <w:ins w:id="41" w:author="Ruizi HAN (20125115)" w:date="2021-01-08T15:28:00Z">
        <w:r>
          <w:rPr>
            <w:rFonts w:ascii="Calibri" w:hAnsi="Calibri"/>
          </w:rPr>
          <w:t>TextContainer</w:t>
        </w:r>
        <w:proofErr w:type="spellEnd"/>
        <w:r>
          <w:rPr>
            <w:rFonts w:eastAsia="Arial Unicode MS"/>
            <w:lang w:val="zh-TW" w:eastAsia="zh-TW"/>
          </w:rPr>
          <w:t>（存放文字）</w:t>
        </w:r>
      </w:ins>
    </w:p>
    <w:p w14:paraId="04EB654D" w14:textId="77777777" w:rsidR="004C20F6" w:rsidRDefault="00B22D31">
      <w:pPr>
        <w:rPr>
          <w:ins w:id="42" w:author="Ruizi HAN (20125115)" w:date="2021-01-08T15:27:00Z"/>
          <w:rFonts w:hint="default"/>
          <w:lang w:val="zh-TW" w:eastAsia="zh-TW"/>
        </w:rPr>
      </w:pPr>
      <w:ins w:id="43" w:author="Ruizi HAN (20125115)" w:date="2021-01-08T15:58:00Z">
        <w:r>
          <w:rPr>
            <w:rFonts w:eastAsia="Arial Unicode MS"/>
            <w:lang w:val="zh-TW" w:eastAsia="zh-TW"/>
          </w:rPr>
          <w:t>演示动画界面</w:t>
        </w:r>
      </w:ins>
    </w:p>
    <w:p w14:paraId="5599E53B" w14:textId="77777777" w:rsidR="004C20F6" w:rsidRDefault="004C20F6">
      <w:pPr>
        <w:rPr>
          <w:rFonts w:hint="default"/>
        </w:rPr>
      </w:pPr>
    </w:p>
    <w:p w14:paraId="0BFBF35C" w14:textId="77777777" w:rsidR="004C20F6" w:rsidRDefault="00B22D31">
      <w:pPr>
        <w:numPr>
          <w:ilvl w:val="0"/>
          <w:numId w:val="6"/>
        </w:numPr>
        <w:rPr>
          <w:rFonts w:hint="default"/>
        </w:rPr>
      </w:pPr>
      <w:r>
        <w:rPr>
          <w:rFonts w:ascii="Calibri" w:hAnsi="Calibri"/>
        </w:rPr>
        <w:t xml:space="preserve">Operation </w:t>
      </w:r>
    </w:p>
    <w:p w14:paraId="5BB3CB9D" w14:textId="77777777" w:rsidR="004C20F6" w:rsidRDefault="00B22D31">
      <w:pPr>
        <w:ind w:firstLine="420"/>
        <w:jc w:val="left"/>
        <w:rPr>
          <w:rFonts w:hint="default"/>
          <w:color w:val="C45911"/>
          <w:u w:color="C45911"/>
        </w:rPr>
      </w:pPr>
      <w:r>
        <w:rPr>
          <w:rFonts w:ascii="Calibri" w:hAnsi="Calibri"/>
        </w:rPr>
        <w:t>Operation</w:t>
      </w:r>
      <w:r>
        <w:rPr>
          <w:rFonts w:eastAsia="Arial Unicode MS"/>
          <w:lang w:val="zh-TW" w:eastAsia="zh-TW"/>
        </w:rPr>
        <w:t>部分支持用户自己输入数据并观看动画演示，该页面不会对这一排序算法进行非常详细的介绍。</w:t>
      </w:r>
      <w:r>
        <w:rPr>
          <w:rFonts w:eastAsia="Arial Unicode MS"/>
          <w:color w:val="C45911"/>
          <w:u w:color="C45911"/>
          <w:lang w:val="zh-TW" w:eastAsia="zh-TW"/>
        </w:rPr>
        <w:t>（暂时使用老图顶下位置）</w:t>
      </w:r>
    </w:p>
    <w:p w14:paraId="1B9732E9" w14:textId="77777777" w:rsidR="004C20F6" w:rsidRDefault="00B22D31">
      <w:pPr>
        <w:ind w:firstLine="420"/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33B4D2F0" wp14:editId="3B0D09A5">
            <wp:extent cx="2758440" cy="1760855"/>
            <wp:effectExtent l="0" t="0" r="0" b="0"/>
            <wp:docPr id="1073741832" name="officeArt object" descr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图片 5" descr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7608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br/>
      </w:r>
      <w:commentRangeStart w:id="44"/>
      <w:commentRangeStart w:id="45"/>
      <w:commentRangeStart w:id="46"/>
    </w:p>
    <w:p w14:paraId="1288C533" w14:textId="77777777" w:rsidR="004C20F6" w:rsidRDefault="00B22D31">
      <w:pPr>
        <w:ind w:firstLine="420"/>
        <w:rPr>
          <w:rFonts w:hint="default"/>
        </w:rPr>
      </w:pPr>
      <w:r>
        <w:rPr>
          <w:rFonts w:eastAsia="Arial Unicode MS"/>
          <w:lang w:val="zh-TW" w:eastAsia="zh-TW"/>
        </w:rPr>
        <w:lastRenderedPageBreak/>
        <w:t>输入数据的方式：鼠标移动到某一个柱状图上时会显示两个按键：</w:t>
      </w:r>
      <w:r>
        <w:rPr>
          <w:rFonts w:ascii="Calibri" w:hAnsi="Calibri"/>
        </w:rPr>
        <w:t>+</w:t>
      </w:r>
      <w:r>
        <w:rPr>
          <w:rFonts w:eastAsia="Arial Unicode MS"/>
          <w:lang w:val="zh-TW" w:eastAsia="zh-TW"/>
        </w:rPr>
        <w:t>和</w:t>
      </w:r>
      <w:r>
        <w:rPr>
          <w:rFonts w:ascii="Calibri" w:hAnsi="Calibri"/>
        </w:rPr>
        <w:t>-</w:t>
      </w:r>
      <w:r>
        <w:rPr>
          <w:rFonts w:eastAsia="Arial Unicode MS"/>
          <w:lang w:val="zh-TW" w:eastAsia="zh-TW"/>
        </w:rPr>
        <w:t>。点击</w:t>
      </w:r>
      <w:r>
        <w:rPr>
          <w:rFonts w:ascii="Calibri" w:hAnsi="Calibri"/>
        </w:rPr>
        <w:t>-</w:t>
      </w:r>
      <w:r>
        <w:rPr>
          <w:rFonts w:eastAsia="Arial Unicode MS"/>
          <w:lang w:val="zh-TW" w:eastAsia="zh-TW"/>
        </w:rPr>
        <w:t>这个选中的柱（数据）会消失，点击＋则可以输入一个新的数据并将其加入动画演示区。</w:t>
      </w:r>
      <w:commentRangeEnd w:id="44"/>
      <w:r>
        <w:commentReference w:id="44"/>
      </w:r>
      <w:commentRangeEnd w:id="45"/>
      <w:r>
        <w:commentReference w:id="45"/>
      </w:r>
      <w:commentRangeEnd w:id="46"/>
      <w:r w:rsidR="00976B67">
        <w:rPr>
          <w:rStyle w:val="aa"/>
        </w:rPr>
        <w:commentReference w:id="46"/>
      </w:r>
    </w:p>
    <w:p w14:paraId="741E244B" w14:textId="77777777" w:rsidR="004C20F6" w:rsidRDefault="00B22D31">
      <w:pPr>
        <w:ind w:firstLine="420"/>
        <w:rPr>
          <w:rFonts w:hint="default"/>
          <w:lang w:val="zh-TW" w:eastAsia="zh-TW"/>
        </w:rPr>
      </w:pPr>
      <w:r>
        <w:rPr>
          <w:rFonts w:eastAsia="Arial Unicode MS"/>
          <w:lang w:val="zh-TW" w:eastAsia="zh-TW"/>
        </w:rPr>
        <w:t>图中所示进度条和柱状图之间的白色区域是对动画演示步骤的解释</w:t>
      </w:r>
      <w:commentRangeStart w:id="47"/>
      <w:commentRangeStart w:id="48"/>
      <w:r>
        <w:rPr>
          <w:rFonts w:eastAsia="Arial Unicode MS"/>
          <w:lang w:val="zh-TW" w:eastAsia="zh-TW"/>
        </w:rPr>
        <w:t>。</w:t>
      </w:r>
      <w:commentRangeEnd w:id="47"/>
      <w:r>
        <w:commentReference w:id="47"/>
      </w:r>
      <w:commentRangeEnd w:id="48"/>
      <w:r>
        <w:commentReference w:id="48"/>
      </w:r>
    </w:p>
    <w:p w14:paraId="7802C702" w14:textId="77777777" w:rsidR="004C20F6" w:rsidRDefault="00B22D31">
      <w:pPr>
        <w:ind w:firstLine="420"/>
        <w:jc w:val="left"/>
        <w:rPr>
          <w:rFonts w:hint="default"/>
        </w:rPr>
      </w:pPr>
      <w:r>
        <w:rPr>
          <w:rFonts w:eastAsia="Arial Unicode MS"/>
          <w:lang w:val="zh-TW" w:eastAsia="zh-TW"/>
        </w:rPr>
        <w:t>图中左半部分的按键介绍改为弹窗</w:t>
      </w:r>
      <w:r>
        <w:rPr>
          <w:vertAlign w:val="superscript"/>
        </w:rPr>
        <w:footnoteReference w:id="3"/>
      </w:r>
      <w:r>
        <w:rPr>
          <w:rFonts w:eastAsia="Arial Unicode MS"/>
          <w:lang w:val="zh-TW" w:eastAsia="zh-TW"/>
        </w:rPr>
        <w:t>的形式，这个弹窗主要介绍了本页的操作说明</w:t>
      </w:r>
      <w:commentRangeStart w:id="49"/>
      <w:commentRangeStart w:id="50"/>
      <w:r>
        <w:rPr>
          <w:rFonts w:eastAsia="Arial Unicode MS"/>
          <w:lang w:val="zh-TW" w:eastAsia="zh-TW"/>
        </w:rPr>
        <w:t>。</w:t>
      </w:r>
      <w:commentRangeEnd w:id="49"/>
      <w:r>
        <w:commentReference w:id="49"/>
      </w:r>
      <w:commentRangeEnd w:id="50"/>
      <w:r>
        <w:commentReference w:id="50"/>
      </w:r>
    </w:p>
    <w:p w14:paraId="0109AA45" w14:textId="77777777" w:rsidR="004C20F6" w:rsidRDefault="004C20F6">
      <w:pPr>
        <w:jc w:val="left"/>
        <w:rPr>
          <w:rFonts w:hint="default"/>
        </w:rPr>
      </w:pPr>
    </w:p>
    <w:p w14:paraId="6AD5B6BC" w14:textId="77777777" w:rsidR="004C20F6" w:rsidRDefault="00B22D31">
      <w:pPr>
        <w:rPr>
          <w:ins w:id="51" w:author="Ruizi HAN (20125115)" w:date="2021-01-08T15:58:00Z"/>
          <w:rFonts w:hint="default"/>
        </w:rPr>
      </w:pPr>
      <w:ins w:id="52" w:author="Ruizi HAN (20125115)" w:date="2021-01-08T15:58:00Z">
        <w:r>
          <w:rPr>
            <w:rFonts w:ascii="Calibri" w:hAnsi="Calibri"/>
          </w:rPr>
          <w:t>Components</w:t>
        </w:r>
        <w:r>
          <w:rPr>
            <w:rFonts w:eastAsia="Arial Unicode MS"/>
            <w:lang w:val="zh-TW" w:eastAsia="zh-TW"/>
          </w:rPr>
          <w:t>：</w:t>
        </w:r>
      </w:ins>
    </w:p>
    <w:p w14:paraId="23D047CE" w14:textId="77777777" w:rsidR="004C20F6" w:rsidRDefault="004C20F6">
      <w:pPr>
        <w:rPr>
          <w:ins w:id="53" w:author="Ruizi HAN (20125115)" w:date="2021-01-08T15:58:00Z"/>
          <w:rFonts w:hint="default"/>
          <w:lang w:val="zh-TW" w:eastAsia="zh-TW"/>
        </w:rPr>
      </w:pPr>
    </w:p>
    <w:p w14:paraId="085F7272" w14:textId="77777777" w:rsidR="004C20F6" w:rsidRDefault="00B22D31">
      <w:pPr>
        <w:rPr>
          <w:ins w:id="54" w:author="Ruizi HAN (20125115)" w:date="2021-01-08T15:58:00Z"/>
          <w:rFonts w:hint="default"/>
          <w:lang w:val="zh-TW" w:eastAsia="zh-TW"/>
        </w:rPr>
      </w:pPr>
      <w:ins w:id="55" w:author="Ruizi HAN (20125115)" w:date="2021-01-08T15:58:00Z">
        <w:r>
          <w:rPr>
            <w:rFonts w:eastAsia="Arial Unicode MS"/>
            <w:lang w:val="zh-TW" w:eastAsia="zh-TW"/>
          </w:rPr>
          <w:t>跳转按钮</w:t>
        </w:r>
      </w:ins>
    </w:p>
    <w:p w14:paraId="50B63344" w14:textId="77777777" w:rsidR="004C20F6" w:rsidRDefault="00B22D31">
      <w:pPr>
        <w:rPr>
          <w:ins w:id="56" w:author="Ruizi HAN (20125115)" w:date="2021-01-08T15:59:00Z"/>
          <w:rFonts w:hint="default"/>
          <w:lang w:val="zh-TW" w:eastAsia="zh-TW"/>
        </w:rPr>
      </w:pPr>
      <w:ins w:id="57" w:author="Ruizi HAN (20125115)" w:date="2021-01-08T15:59:00Z">
        <w:r>
          <w:rPr>
            <w:rFonts w:eastAsia="Arial Unicode MS"/>
            <w:lang w:val="zh-TW" w:eastAsia="zh-TW"/>
          </w:rPr>
          <w:t>进度条</w:t>
        </w:r>
      </w:ins>
    </w:p>
    <w:p w14:paraId="78D985DA" w14:textId="77777777" w:rsidR="004C20F6" w:rsidRDefault="00B22D31">
      <w:pPr>
        <w:rPr>
          <w:ins w:id="58" w:author="Ruizi HAN (20125115)" w:date="2021-01-08T15:59:00Z"/>
          <w:rFonts w:hint="default"/>
          <w:lang w:val="zh-TW" w:eastAsia="zh-TW"/>
        </w:rPr>
      </w:pPr>
      <w:ins w:id="59" w:author="Ruizi HAN (20125115)" w:date="2021-01-08T15:59:00Z">
        <w:r>
          <w:rPr>
            <w:rFonts w:eastAsia="Arial Unicode MS"/>
            <w:lang w:val="zh-TW" w:eastAsia="zh-TW"/>
          </w:rPr>
          <w:t>解释文字框（图中白色部分）</w:t>
        </w:r>
      </w:ins>
    </w:p>
    <w:p w14:paraId="4BF0E758" w14:textId="77777777" w:rsidR="004C20F6" w:rsidRDefault="00B22D31">
      <w:pPr>
        <w:rPr>
          <w:ins w:id="60" w:author="Ruizi HAN (20125115)" w:date="2021-01-08T15:58:00Z"/>
          <w:rFonts w:hint="default"/>
          <w:lang w:val="zh-TW" w:eastAsia="zh-TW"/>
        </w:rPr>
      </w:pPr>
      <w:ins w:id="61" w:author="Ruizi HAN (20125115)" w:date="2021-01-08T15:59:00Z">
        <w:r>
          <w:rPr>
            <w:rFonts w:eastAsia="Arial Unicode MS"/>
            <w:lang w:val="zh-TW" w:eastAsia="zh-TW"/>
          </w:rPr>
          <w:t>进度按钮</w:t>
        </w:r>
      </w:ins>
    </w:p>
    <w:p w14:paraId="73E7EB37" w14:textId="77777777" w:rsidR="004C20F6" w:rsidRDefault="00B22D31">
      <w:pPr>
        <w:rPr>
          <w:ins w:id="62" w:author="Ruizi HAN (20125115)" w:date="2021-01-08T15:58:00Z"/>
          <w:rFonts w:hint="default"/>
          <w:lang w:val="zh-TW" w:eastAsia="zh-TW"/>
        </w:rPr>
      </w:pPr>
      <w:ins w:id="63" w:author="Ruizi HAN (20125115)" w:date="2021-01-08T15:58:00Z">
        <w:r>
          <w:rPr>
            <w:rFonts w:eastAsia="Arial Unicode MS"/>
            <w:lang w:val="zh-TW" w:eastAsia="zh-TW"/>
          </w:rPr>
          <w:t>演示动画界面</w:t>
        </w:r>
      </w:ins>
    </w:p>
    <w:p w14:paraId="23378B6D" w14:textId="77777777" w:rsidR="004C20F6" w:rsidRDefault="004C20F6">
      <w:pPr>
        <w:rPr>
          <w:rFonts w:hint="default"/>
        </w:rPr>
      </w:pPr>
    </w:p>
    <w:p w14:paraId="24ECA48C" w14:textId="77777777" w:rsidR="004C20F6" w:rsidRDefault="004C20F6">
      <w:pPr>
        <w:rPr>
          <w:rFonts w:hint="default"/>
        </w:rPr>
      </w:pPr>
    </w:p>
    <w:p w14:paraId="2571616F" w14:textId="77777777" w:rsidR="004C20F6" w:rsidRDefault="00B22D31">
      <w:pPr>
        <w:numPr>
          <w:ilvl w:val="0"/>
          <w:numId w:val="6"/>
        </w:numPr>
        <w:rPr>
          <w:rFonts w:hint="default"/>
        </w:rPr>
      </w:pPr>
      <w:r>
        <w:rPr>
          <w:rFonts w:ascii="Calibri" w:hAnsi="Calibri"/>
        </w:rPr>
        <w:t>Implementation</w:t>
      </w:r>
    </w:p>
    <w:p w14:paraId="09B3993F" w14:textId="77777777" w:rsidR="004C20F6" w:rsidRDefault="004C20F6">
      <w:pPr>
        <w:rPr>
          <w:rFonts w:hint="default"/>
        </w:rPr>
      </w:pPr>
    </w:p>
    <w:p w14:paraId="4A0AC906" w14:textId="77777777" w:rsidR="004C20F6" w:rsidRDefault="004C20F6">
      <w:pPr>
        <w:rPr>
          <w:rFonts w:hint="default"/>
        </w:rPr>
      </w:pPr>
    </w:p>
    <w:p w14:paraId="1ACEBB6E" w14:textId="77777777" w:rsidR="004C20F6" w:rsidRDefault="00B22D31">
      <w:pPr>
        <w:pStyle w:val="40"/>
        <w:numPr>
          <w:ilvl w:val="0"/>
          <w:numId w:val="4"/>
        </w:numPr>
      </w:pPr>
      <w:r>
        <w:t>Tutorial</w:t>
      </w:r>
      <w:r>
        <w:rPr>
          <w:rFonts w:ascii="黑体" w:eastAsia="黑体" w:hAnsi="黑体" w:cs="黑体"/>
          <w:lang w:val="zh-TW" w:eastAsia="zh-TW"/>
        </w:rPr>
        <w:t>模块子页面</w:t>
      </w:r>
    </w:p>
    <w:p w14:paraId="07F9330C" w14:textId="77777777" w:rsidR="004C20F6" w:rsidRDefault="00B22D31">
      <w:pPr>
        <w:rPr>
          <w:rFonts w:hint="default"/>
        </w:rPr>
      </w:pPr>
      <w:r>
        <w:rPr>
          <w:rFonts w:eastAsia="Arial Unicode MS"/>
          <w:lang w:val="zh-TW" w:eastAsia="zh-TW"/>
        </w:rPr>
        <w:t>需要简单制作一下这部分的</w:t>
      </w:r>
      <w:r>
        <w:rPr>
          <w:rFonts w:ascii="Calibri" w:hAnsi="Calibri"/>
        </w:rPr>
        <w:t>prototype</w:t>
      </w:r>
      <w:r>
        <w:rPr>
          <w:rFonts w:eastAsia="Arial Unicode MS"/>
          <w:lang w:val="zh-TW" w:eastAsia="zh-TW"/>
        </w:rPr>
        <w:t>，</w:t>
      </w:r>
    </w:p>
    <w:p w14:paraId="7E27FCCB" w14:textId="77777777" w:rsidR="004C20F6" w:rsidRDefault="00B22D31">
      <w:pPr>
        <w:rPr>
          <w:rFonts w:hint="default"/>
          <w:lang w:val="zh-TW" w:eastAsia="zh-TW"/>
        </w:rPr>
      </w:pPr>
      <w:r>
        <w:rPr>
          <w:rFonts w:eastAsia="Arial Unicode MS"/>
          <w:lang w:val="zh-TW" w:eastAsia="zh-TW"/>
        </w:rPr>
        <w:t>模块的页面分成了两个部分：</w:t>
      </w:r>
    </w:p>
    <w:p w14:paraId="5F19E2BE" w14:textId="77777777" w:rsidR="004C20F6" w:rsidRDefault="00B22D31">
      <w:pPr>
        <w:numPr>
          <w:ilvl w:val="0"/>
          <w:numId w:val="8"/>
        </w:numPr>
        <w:rPr>
          <w:rFonts w:hint="default"/>
        </w:rPr>
      </w:pPr>
      <w:r>
        <w:rPr>
          <w:rFonts w:ascii="Calibri" w:hAnsi="Calibri"/>
        </w:rPr>
        <w:t>Basic Algorithms</w:t>
      </w:r>
      <w:r>
        <w:rPr>
          <w:rFonts w:eastAsia="Arial Unicode MS"/>
          <w:lang w:val="zh-TW" w:eastAsia="zh-TW"/>
        </w:rPr>
        <w:t>，对一些基础的指令做介绍，如</w:t>
      </w:r>
      <w:r>
        <w:rPr>
          <w:rFonts w:ascii="Calibri" w:hAnsi="Calibri"/>
        </w:rPr>
        <w:t>swap</w:t>
      </w:r>
      <w:r>
        <w:rPr>
          <w:rFonts w:eastAsia="Arial Unicode MS"/>
          <w:lang w:val="zh-TW" w:eastAsia="zh-TW"/>
        </w:rPr>
        <w:t>。</w:t>
      </w:r>
    </w:p>
    <w:p w14:paraId="7F1C7B8B" w14:textId="77777777" w:rsidR="004C20F6" w:rsidRDefault="00B22D31">
      <w:pPr>
        <w:numPr>
          <w:ilvl w:val="0"/>
          <w:numId w:val="8"/>
        </w:numPr>
        <w:rPr>
          <w:rFonts w:hint="default"/>
        </w:rPr>
      </w:pPr>
      <w:commentRangeStart w:id="64"/>
      <w:r>
        <w:rPr>
          <w:rFonts w:ascii="Calibri" w:hAnsi="Calibri"/>
        </w:rPr>
        <w:t>Expression in Programming</w:t>
      </w:r>
      <w:r>
        <w:rPr>
          <w:rFonts w:eastAsia="Arial Unicode MS"/>
          <w:lang w:val="zh-TW" w:eastAsia="zh-TW"/>
        </w:rPr>
        <w:t>，对伪代码的介绍</w:t>
      </w:r>
      <w:r>
        <w:rPr>
          <w:rFonts w:ascii="Calibri" w:hAnsi="Calibri"/>
        </w:rPr>
        <w:t xml:space="preserve"> </w:t>
      </w:r>
      <w:commentRangeEnd w:id="64"/>
      <w:r w:rsidR="00CA083C">
        <w:rPr>
          <w:rStyle w:val="aa"/>
        </w:rPr>
        <w:commentReference w:id="64"/>
      </w:r>
      <w:r>
        <w:rPr>
          <w:rFonts w:eastAsia="Arial Unicode MS"/>
          <w:lang w:val="zh-TW" w:eastAsia="zh-TW"/>
        </w:rPr>
        <w:t>。</w:t>
      </w:r>
    </w:p>
    <w:p w14:paraId="02BC929D" w14:textId="77777777" w:rsidR="004C20F6" w:rsidRDefault="004C20F6">
      <w:pPr>
        <w:rPr>
          <w:rFonts w:hint="default"/>
        </w:rPr>
      </w:pPr>
    </w:p>
    <w:p w14:paraId="1751421E" w14:textId="77777777" w:rsidR="004C20F6" w:rsidRDefault="00B22D31">
      <w:pPr>
        <w:rPr>
          <w:ins w:id="65" w:author="Ruizi HAN (20125115)" w:date="2021-01-08T15:19:00Z"/>
          <w:rFonts w:hint="default"/>
        </w:rPr>
      </w:pPr>
      <w:ins w:id="66" w:author="Ruizi HAN (20125115)" w:date="2021-01-08T15:19:00Z">
        <w:r>
          <w:rPr>
            <w:rFonts w:ascii="Calibri" w:hAnsi="Calibri"/>
          </w:rPr>
          <w:t>Components</w:t>
        </w:r>
        <w:r>
          <w:rPr>
            <w:rFonts w:eastAsia="Arial Unicode MS"/>
            <w:lang w:val="zh-TW" w:eastAsia="zh-TW"/>
          </w:rPr>
          <w:t>：</w:t>
        </w:r>
      </w:ins>
    </w:p>
    <w:p w14:paraId="23622B68" w14:textId="77777777" w:rsidR="004C20F6" w:rsidRDefault="00B22D31">
      <w:pPr>
        <w:rPr>
          <w:ins w:id="67" w:author="Ruizi HAN (20125115)" w:date="2021-01-08T15:19:00Z"/>
          <w:rFonts w:hint="default"/>
          <w:lang w:val="zh-TW" w:eastAsia="zh-TW"/>
        </w:rPr>
      </w:pPr>
      <w:ins w:id="68" w:author="Ruizi HAN (20125115)" w:date="2021-01-08T15:28:00Z">
        <w:r>
          <w:rPr>
            <w:rFonts w:eastAsia="Arial Unicode MS"/>
            <w:lang w:val="zh-TW" w:eastAsia="zh-TW"/>
          </w:rPr>
          <w:t>跳转</w:t>
        </w:r>
      </w:ins>
      <w:ins w:id="69" w:author="Ruizi HAN (20125115)" w:date="2021-01-08T15:19:00Z">
        <w:r>
          <w:rPr>
            <w:rFonts w:eastAsia="Arial Unicode MS"/>
            <w:lang w:val="zh-TW" w:eastAsia="zh-TW"/>
          </w:rPr>
          <w:t>按钮</w:t>
        </w:r>
      </w:ins>
    </w:p>
    <w:p w14:paraId="0827E93C" w14:textId="77777777" w:rsidR="004C20F6" w:rsidRDefault="00B22D31">
      <w:pPr>
        <w:rPr>
          <w:rFonts w:hint="default"/>
        </w:rPr>
      </w:pPr>
      <w:ins w:id="70" w:author="Ruizi HAN (20125115)" w:date="2021-01-08T15:19:00Z">
        <w:r>
          <w:rPr>
            <w:rFonts w:eastAsia="Arial Unicode MS"/>
            <w:lang w:val="zh-TW" w:eastAsia="zh-TW"/>
          </w:rPr>
          <w:t>两个模块界面（包含</w:t>
        </w:r>
      </w:ins>
      <w:ins w:id="71" w:author="Ruizi HAN (20125115)" w:date="2021-01-08T15:26:00Z">
        <w:r>
          <w:rPr>
            <w:rFonts w:eastAsia="Arial Unicode MS"/>
            <w:lang w:val="zh-TW" w:eastAsia="zh-TW"/>
          </w:rPr>
          <w:t>一张图片</w:t>
        </w:r>
        <w:r>
          <w:rPr>
            <w:rFonts w:ascii="Calibri" w:hAnsi="Calibri"/>
          </w:rPr>
          <w:t>/</w:t>
        </w:r>
        <w:r>
          <w:rPr>
            <w:rFonts w:eastAsia="Arial Unicode MS"/>
            <w:lang w:val="zh-TW" w:eastAsia="zh-TW"/>
          </w:rPr>
          <w:t>动图，一个</w:t>
        </w:r>
      </w:ins>
      <w:ins w:id="72" w:author="Ruizi HAN (20125115)" w:date="2021-01-08T15:27:00Z">
        <w:r>
          <w:rPr>
            <w:rFonts w:ascii="Calibri" w:hAnsi="Calibri"/>
          </w:rPr>
          <w:t>progress line</w:t>
        </w:r>
        <w:r>
          <w:rPr>
            <w:rFonts w:eastAsia="Arial Unicode MS"/>
            <w:lang w:val="zh-TW" w:eastAsia="zh-TW"/>
          </w:rPr>
          <w:t>，一个跳转</w:t>
        </w:r>
      </w:ins>
      <w:ins w:id="73" w:author="Ruizi HAN (20125115)" w:date="2021-01-08T15:19:00Z">
        <w:r>
          <w:rPr>
            <w:rFonts w:eastAsia="Arial Unicode MS"/>
            <w:lang w:val="zh-TW" w:eastAsia="zh-TW"/>
          </w:rPr>
          <w:t>）</w:t>
        </w:r>
      </w:ins>
    </w:p>
    <w:p w14:paraId="7E2B5BF7" w14:textId="77777777" w:rsidR="004C20F6" w:rsidRDefault="00B22D31">
      <w:pPr>
        <w:pStyle w:val="40"/>
        <w:numPr>
          <w:ilvl w:val="0"/>
          <w:numId w:val="4"/>
        </w:numPr>
      </w:pPr>
      <w:r>
        <w:t xml:space="preserve">Correctness </w:t>
      </w:r>
      <w:r>
        <w:rPr>
          <w:rFonts w:ascii="黑体" w:eastAsia="黑体" w:hAnsi="黑体" w:cs="黑体"/>
          <w:lang w:val="zh-TW" w:eastAsia="zh-TW"/>
        </w:rPr>
        <w:t>模块子页面</w:t>
      </w:r>
    </w:p>
    <w:p w14:paraId="60740345" w14:textId="77777777" w:rsidR="004C20F6" w:rsidRDefault="00B22D31">
      <w:pPr>
        <w:ind w:firstLine="420"/>
        <w:jc w:val="left"/>
        <w:rPr>
          <w:rFonts w:hint="default"/>
          <w:color w:val="C45911"/>
          <w:u w:color="C45911"/>
          <w:lang w:val="zh-TW" w:eastAsia="zh-TW"/>
        </w:rPr>
      </w:pPr>
      <w:r>
        <w:rPr>
          <w:rFonts w:eastAsia="Arial Unicode MS"/>
          <w:color w:val="C45911"/>
          <w:u w:color="C45911"/>
          <w:lang w:val="zh-TW" w:eastAsia="zh-TW"/>
        </w:rPr>
        <w:t>未敲定</w:t>
      </w:r>
    </w:p>
    <w:p w14:paraId="5DAE67AC" w14:textId="77777777" w:rsidR="004C20F6" w:rsidRDefault="00B22D31">
      <w:pPr>
        <w:pStyle w:val="40"/>
        <w:numPr>
          <w:ilvl w:val="0"/>
          <w:numId w:val="4"/>
        </w:numPr>
      </w:pPr>
      <w:r>
        <w:lastRenderedPageBreak/>
        <w:t xml:space="preserve">Efficiency </w:t>
      </w:r>
      <w:r>
        <w:rPr>
          <w:rFonts w:ascii="黑体" w:eastAsia="黑体" w:hAnsi="黑体" w:cs="黑体"/>
          <w:lang w:val="zh-TW" w:eastAsia="zh-TW"/>
        </w:rPr>
        <w:t>模块子页面</w:t>
      </w:r>
    </w:p>
    <w:p w14:paraId="06CC2A1F" w14:textId="77777777" w:rsidR="004C20F6" w:rsidRDefault="00B22D31">
      <w:pPr>
        <w:ind w:firstLine="420"/>
        <w:jc w:val="left"/>
        <w:rPr>
          <w:rFonts w:hint="default"/>
          <w:color w:val="C45911"/>
          <w:u w:color="C45911"/>
          <w:lang w:val="zh-TW" w:eastAsia="zh-TW"/>
        </w:rPr>
      </w:pPr>
      <w:r>
        <w:rPr>
          <w:rFonts w:eastAsia="Arial Unicode MS"/>
          <w:color w:val="C45911"/>
          <w:u w:color="C45911"/>
          <w:lang w:val="zh-TW" w:eastAsia="zh-TW"/>
        </w:rPr>
        <w:t>未敲定</w:t>
      </w:r>
    </w:p>
    <w:p w14:paraId="6178ABAB" w14:textId="77777777" w:rsidR="004C20F6" w:rsidRDefault="004C20F6">
      <w:pPr>
        <w:rPr>
          <w:rFonts w:hint="default"/>
        </w:rPr>
      </w:pPr>
    </w:p>
    <w:p w14:paraId="6D5EB91A" w14:textId="77777777" w:rsidR="004C20F6" w:rsidRDefault="00B22D31">
      <w:pPr>
        <w:pStyle w:val="40"/>
        <w:numPr>
          <w:ilvl w:val="0"/>
          <w:numId w:val="4"/>
        </w:numPr>
      </w:pPr>
      <w:r>
        <w:t xml:space="preserve">Exercise </w:t>
      </w:r>
      <w:r>
        <w:rPr>
          <w:rFonts w:ascii="黑体" w:eastAsia="黑体" w:hAnsi="黑体" w:cs="黑体"/>
          <w:lang w:val="zh-TW" w:eastAsia="zh-TW"/>
        </w:rPr>
        <w:t>模块子页面</w:t>
      </w:r>
    </w:p>
    <w:p w14:paraId="65F00F8E" w14:textId="77777777" w:rsidR="004C20F6" w:rsidRDefault="00B22D31">
      <w:pPr>
        <w:ind w:firstLine="420"/>
        <w:jc w:val="left"/>
        <w:rPr>
          <w:rFonts w:hint="default"/>
        </w:rPr>
      </w:pPr>
      <w:r>
        <w:rPr>
          <w:rFonts w:eastAsia="Arial Unicode MS"/>
          <w:color w:val="C45911"/>
          <w:u w:color="C45911"/>
          <w:lang w:val="zh-TW" w:eastAsia="zh-TW"/>
        </w:rPr>
        <w:t>未敲定</w:t>
      </w:r>
    </w:p>
    <w:sectPr w:rsidR="004C20F6">
      <w:headerReference w:type="default" r:id="rId20"/>
      <w:footerReference w:type="default" r:id="rId21"/>
      <w:pgSz w:w="11900" w:h="16840"/>
      <w:pgMar w:top="1440" w:right="1800" w:bottom="1440" w:left="1800" w:header="851" w:footer="992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无尽火炮" w:date="2021-01-08T19:20:00Z" w:initials="">
    <w:p w14:paraId="1111FFFF" w14:textId="77777777" w:rsidR="004C20F6" w:rsidRDefault="004C20F6">
      <w:pPr>
        <w:pStyle w:val="a5"/>
      </w:pPr>
    </w:p>
    <w:p w14:paraId="11120000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这个</w:t>
      </w:r>
      <w:r>
        <w:rPr>
          <w:rFonts w:eastAsia="Arial Unicode MS" w:cs="Arial Unicode MS"/>
        </w:rPr>
        <w:t>ICANSORT</w:t>
      </w:r>
      <w:r>
        <w:rPr>
          <w:rFonts w:ascii="Arial Unicode MS" w:hAnsi="Arial Unicode MS" w:cs="Arial Unicode MS" w:hint="eastAsia"/>
        </w:rPr>
        <w:t>的名字是我现在随便乱起的，配色也不一定是绿色，只是先做个示范，也许以后有空可以做一个漂亮的</w:t>
      </w:r>
      <w:r>
        <w:rPr>
          <w:rFonts w:eastAsia="Arial Unicode MS" w:cs="Arial Unicode MS"/>
        </w:rPr>
        <w:t>logo</w:t>
      </w:r>
      <w:r>
        <w:rPr>
          <w:rFonts w:ascii="Arial Unicode MS" w:hAnsi="Arial Unicode MS" w:cs="Arial Unicode MS" w:hint="eastAsia"/>
        </w:rPr>
        <w:t>。</w:t>
      </w:r>
    </w:p>
  </w:comment>
  <w:comment w:id="4" w:author="Ruizi HAN (20125115)" w:date="2021-01-08T14:59:00Z" w:initials="">
    <w:p w14:paraId="11120001" w14:textId="77777777" w:rsidR="004C20F6" w:rsidRDefault="004C20F6">
      <w:pPr>
        <w:pStyle w:val="a5"/>
      </w:pPr>
    </w:p>
    <w:p w14:paraId="11120002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我认为应该直接进到</w:t>
      </w:r>
      <w:r>
        <w:rPr>
          <w:rFonts w:eastAsia="Arial Unicode MS" w:cs="Arial Unicode MS"/>
        </w:rPr>
        <w:t>procedure</w:t>
      </w:r>
      <w:r>
        <w:rPr>
          <w:rFonts w:ascii="Arial Unicode MS" w:hAnsi="Arial Unicode MS" w:cs="Arial Unicode MS" w:hint="eastAsia"/>
        </w:rPr>
        <w:t>模块。因为有些用户可能不需要</w:t>
      </w:r>
      <w:r>
        <w:rPr>
          <w:rFonts w:eastAsia="Arial Unicode MS" w:cs="Arial Unicode MS"/>
        </w:rPr>
        <w:t>tutorial</w:t>
      </w:r>
      <w:r>
        <w:rPr>
          <w:rFonts w:ascii="Arial Unicode MS" w:hAnsi="Arial Unicode MS" w:cs="Arial Unicode MS" w:hint="eastAsia"/>
        </w:rPr>
        <w:t>。可以在</w:t>
      </w:r>
      <w:r>
        <w:rPr>
          <w:rFonts w:eastAsia="Arial Unicode MS" w:cs="Arial Unicode MS"/>
        </w:rPr>
        <w:t>user guide</w:t>
      </w:r>
      <w:r>
        <w:rPr>
          <w:rFonts w:ascii="Arial Unicode MS" w:hAnsi="Arial Unicode MS" w:cs="Arial Unicode MS" w:hint="eastAsia"/>
        </w:rPr>
        <w:t>里提一提，如果你是初学者可以到</w:t>
      </w:r>
      <w:r>
        <w:rPr>
          <w:rFonts w:eastAsia="Arial Unicode MS" w:cs="Arial Unicode MS"/>
        </w:rPr>
        <w:t>xx</w:t>
      </w:r>
      <w:r>
        <w:rPr>
          <w:rFonts w:ascii="Arial Unicode MS" w:hAnsi="Arial Unicode MS" w:cs="Arial Unicode MS" w:hint="eastAsia"/>
        </w:rPr>
        <w:t>地方去先学习</w:t>
      </w:r>
      <w:r>
        <w:rPr>
          <w:rFonts w:eastAsia="Arial Unicode MS" w:cs="Arial Unicode MS"/>
        </w:rPr>
        <w:t>tutorial</w:t>
      </w:r>
      <w:r>
        <w:rPr>
          <w:rFonts w:ascii="Arial Unicode MS" w:hAnsi="Arial Unicode MS" w:cs="Arial Unicode MS" w:hint="eastAsia"/>
        </w:rPr>
        <w:t>。</w:t>
      </w:r>
    </w:p>
  </w:comment>
  <w:comment w:id="5" w:author="无尽火炮" w:date="2021-01-08T19:03:00Z" w:initials="">
    <w:p w14:paraId="11120003" w14:textId="77777777" w:rsidR="004C20F6" w:rsidRDefault="004C20F6">
      <w:pPr>
        <w:pStyle w:val="a5"/>
      </w:pPr>
    </w:p>
    <w:p w14:paraId="11120004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对，应该是这样。</w:t>
      </w:r>
    </w:p>
    <w:p w14:paraId="11120005" w14:textId="77777777" w:rsidR="004C20F6" w:rsidRDefault="004C20F6">
      <w:pPr>
        <w:pStyle w:val="a5"/>
      </w:pPr>
    </w:p>
    <w:p w14:paraId="11120006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应该先问你需不需要学习一些算法的超级基础的知识。</w:t>
      </w:r>
    </w:p>
  </w:comment>
  <w:comment w:id="16" w:author="陈 诗量" w:date="2021-01-09T16:48:00Z" w:initials="陈">
    <w:p w14:paraId="3DE994BC" w14:textId="26CDFE47" w:rsidR="002B704E" w:rsidRDefault="002B704E">
      <w:pPr>
        <w:pStyle w:val="a8"/>
        <w:rPr>
          <w:rFonts w:hint="default"/>
        </w:rPr>
      </w:pPr>
      <w:r>
        <w:rPr>
          <w:rStyle w:val="aa"/>
          <w:rFonts w:hint="default"/>
        </w:rPr>
        <w:annotationRef/>
      </w:r>
      <w:r>
        <w:rPr>
          <w:rFonts w:ascii="微软雅黑" w:eastAsia="微软雅黑" w:hAnsi="微软雅黑" w:cs="微软雅黑"/>
        </w:rPr>
        <w:t>操作指南可不可以用蒙板的形式,直接引导用户点击尝试,顺便介绍(当然这是后续可以考虑的,前期简单点就好</w:t>
      </w:r>
    </w:p>
  </w:comment>
  <w:comment w:id="17" w:author="咩" w:date="2021-01-07T22:03:00Z" w:initials="">
    <w:p w14:paraId="11120007" w14:textId="77777777" w:rsidR="004C20F6" w:rsidRDefault="004C20F6">
      <w:pPr>
        <w:pStyle w:val="a5"/>
      </w:pPr>
    </w:p>
    <w:p w14:paraId="11120008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我有一个疑问，就是每个页面都会有这个查看弹窗的键，弹窗应该包含的都是一些操作和页面介绍的内容。我能想到的有两种形式：</w:t>
      </w:r>
    </w:p>
    <w:p w14:paraId="11120009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所有的弹窗点开都显示的是相同的内容，即第一次打开软件时的对整个软件操作和页面总体介绍。</w:t>
      </w:r>
    </w:p>
    <w:p w14:paraId="1112000A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不同页面的弹窗的介绍内容是针对这个页面的，比如介绍这个页面如何操作和这个页面是做什么的。只有第一次打开软件时的对整个软件操作和页面总体介绍。</w:t>
      </w:r>
    </w:p>
    <w:p w14:paraId="1112000B" w14:textId="77777777" w:rsidR="004C20F6" w:rsidRDefault="004C20F6">
      <w:pPr>
        <w:pStyle w:val="a5"/>
      </w:pPr>
    </w:p>
    <w:p w14:paraId="1112000C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不知道表达的清不清楚，朋友们或许可以想一想这个问题</w:t>
      </w:r>
    </w:p>
  </w:comment>
  <w:comment w:id="18" w:author="luyijie6503@outlook.com" w:date="2021-01-08T10:51:00Z" w:initials="">
    <w:p w14:paraId="1112000D" w14:textId="77777777" w:rsidR="004C20F6" w:rsidRDefault="004C20F6">
      <w:pPr>
        <w:pStyle w:val="a5"/>
      </w:pPr>
    </w:p>
    <w:p w14:paraId="1112000E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我认为两者或许可以结合，也就是弹窗内包含所有内容，之后的分界面介绍可以跳到对应的章节，用颜色显著标识，这样我们只用做一个组件，设置跳转条件</w:t>
      </w:r>
      <w:r>
        <w:rPr>
          <w:rFonts w:eastAsia="Arial Unicode MS" w:cs="Arial Unicode MS"/>
        </w:rPr>
        <w:t>(</w:t>
      </w:r>
      <w:r>
        <w:rPr>
          <w:rFonts w:ascii="Arial Unicode MS" w:hAnsi="Arial Unicode MS" w:cs="Arial Unicode MS" w:hint="eastAsia"/>
        </w:rPr>
        <w:t>类似大二学的那种</w:t>
      </w:r>
      <w:r>
        <w:rPr>
          <w:rFonts w:eastAsia="Arial Unicode MS" w:cs="Arial Unicode MS"/>
        </w:rPr>
        <w:t>html)</w:t>
      </w:r>
    </w:p>
  </w:comment>
  <w:comment w:id="19" w:author="无尽火炮" w:date="2021-01-08T19:11:00Z" w:initials="">
    <w:p w14:paraId="1112000F" w14:textId="77777777" w:rsidR="004C20F6" w:rsidRDefault="004C20F6">
      <w:pPr>
        <w:pStyle w:val="a5"/>
      </w:pPr>
    </w:p>
    <w:p w14:paraId="11120010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我倾向第二种。</w:t>
      </w:r>
    </w:p>
    <w:p w14:paraId="11120011" w14:textId="77777777" w:rsidR="004C20F6" w:rsidRDefault="004C20F6">
      <w:pPr>
        <w:pStyle w:val="a5"/>
      </w:pPr>
    </w:p>
    <w:p w14:paraId="11120012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第一次打开软件的时候，是一个总体的介绍，如果用户关掉了那就告诉他反正每一页都有问号，他要是不会操作的话自己去点这个问号；</w:t>
      </w:r>
    </w:p>
    <w:p w14:paraId="11120013" w14:textId="77777777" w:rsidR="004C20F6" w:rsidRDefault="004C20F6">
      <w:pPr>
        <w:pStyle w:val="a5"/>
      </w:pPr>
    </w:p>
    <w:p w14:paraId="11120014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每一页单独的问号，告诉他【这一页】的介绍。</w:t>
      </w:r>
    </w:p>
  </w:comment>
  <w:comment w:id="20" w:author="无尽火炮" w:date="2021-01-08T19:13:00Z" w:initials="">
    <w:p w14:paraId="11120015" w14:textId="77777777" w:rsidR="004C20F6" w:rsidRDefault="004C20F6">
      <w:pPr>
        <w:pStyle w:val="a5"/>
      </w:pPr>
    </w:p>
    <w:p w14:paraId="11120016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有的。</w:t>
      </w:r>
    </w:p>
    <w:p w14:paraId="11120017" w14:textId="77777777" w:rsidR="004C20F6" w:rsidRDefault="004C20F6">
      <w:pPr>
        <w:pStyle w:val="a5"/>
      </w:pPr>
    </w:p>
    <w:p w14:paraId="11120018" w14:textId="77777777" w:rsidR="004C20F6" w:rsidRDefault="00B22D31">
      <w:pPr>
        <w:pStyle w:val="a5"/>
      </w:pPr>
      <w:r>
        <w:rPr>
          <w:rFonts w:eastAsia="Arial Unicode MS" w:cs="Arial Unicode MS"/>
        </w:rPr>
        <w:t xml:space="preserve">1. </w:t>
      </w:r>
      <w:r>
        <w:rPr>
          <w:rFonts w:ascii="Arial Unicode MS" w:hAnsi="Arial Unicode MS" w:cs="Arial Unicode MS" w:hint="eastAsia"/>
        </w:rPr>
        <w:t>把鼠标放到（但是不点击）某个模块上，有悬浮栏声明大致介绍。</w:t>
      </w:r>
    </w:p>
    <w:p w14:paraId="11120019" w14:textId="77777777" w:rsidR="004C20F6" w:rsidRDefault="004C20F6">
      <w:pPr>
        <w:pStyle w:val="a5"/>
      </w:pPr>
    </w:p>
    <w:p w14:paraId="1112001A" w14:textId="77777777" w:rsidR="004C20F6" w:rsidRDefault="00B22D31">
      <w:pPr>
        <w:pStyle w:val="a5"/>
      </w:pPr>
      <w:r>
        <w:rPr>
          <w:rFonts w:eastAsia="Arial Unicode MS" w:cs="Arial Unicode MS"/>
        </w:rPr>
        <w:t xml:space="preserve">2. </w:t>
      </w:r>
      <w:r>
        <w:rPr>
          <w:rFonts w:ascii="Arial Unicode MS" w:hAnsi="Arial Unicode MS" w:cs="Arial Unicode MS" w:hint="eastAsia"/>
        </w:rPr>
        <w:t>在问号里也会有。</w:t>
      </w:r>
    </w:p>
  </w:comment>
  <w:comment w:id="22" w:author="Yuting JIANG (20126307)" w:date="2021-01-09T13:55:00Z" w:initials="YJ(">
    <w:p w14:paraId="40FA7A1C" w14:textId="4E2E172D" w:rsidR="008C4668" w:rsidRDefault="008C4668">
      <w:pPr>
        <w:pStyle w:val="a8"/>
        <w:rPr>
          <w:rFonts w:hint="default"/>
        </w:rPr>
      </w:pPr>
      <w:r>
        <w:rPr>
          <w:rStyle w:val="aa"/>
          <w:rFonts w:hint="default"/>
        </w:rPr>
        <w:annotationRef/>
      </w:r>
      <w:r>
        <w:rPr>
          <w:rFonts w:ascii="微软雅黑" w:eastAsia="微软雅黑" w:hAnsi="微软雅黑" w:cs="微软雅黑"/>
        </w:rPr>
        <w:t>是否需要让用户选择他的基础，以此判断是否跳转到tutorial界面</w:t>
      </w:r>
    </w:p>
  </w:comment>
  <w:comment w:id="23" w:author="陈 诗量" w:date="2021-01-09T16:52:00Z" w:initials="陈">
    <w:p w14:paraId="79987C65" w14:textId="02D06E68" w:rsidR="002B704E" w:rsidRDefault="002B704E">
      <w:pPr>
        <w:pStyle w:val="a8"/>
        <w:rPr>
          <w:rFonts w:hint="default"/>
        </w:rPr>
      </w:pPr>
      <w:r>
        <w:rPr>
          <w:rStyle w:val="aa"/>
          <w:rFonts w:hint="default"/>
        </w:rPr>
        <w:annotationRef/>
      </w:r>
      <w:r>
        <w:rPr>
          <w:rFonts w:ascii="微软雅黑" w:eastAsia="微软雅黑" w:hAnsi="微软雅黑" w:cs="微软雅黑"/>
        </w:rPr>
        <w:t>决定最后进入的界面是t还是p</w:t>
      </w:r>
    </w:p>
  </w:comment>
  <w:comment w:id="24" w:author="无尽火炮" w:date="2021-01-08T19:12:00Z" w:initials="">
    <w:p w14:paraId="1112001B" w14:textId="77777777" w:rsidR="004C20F6" w:rsidRDefault="004C20F6">
      <w:pPr>
        <w:pStyle w:val="a5"/>
      </w:pPr>
    </w:p>
    <w:p w14:paraId="1112001C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我在想它长什么样比较好看，之前做了一版感觉不满意。</w:t>
      </w:r>
    </w:p>
    <w:p w14:paraId="1112001D" w14:textId="77777777" w:rsidR="004C20F6" w:rsidRDefault="004C20F6">
      <w:pPr>
        <w:pStyle w:val="a5"/>
      </w:pPr>
    </w:p>
    <w:p w14:paraId="1112001E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问题：有的用户可能会想要跳掉某个部分，那它是否应该标记为已完成？</w:t>
      </w:r>
    </w:p>
  </w:comment>
  <w:comment w:id="25" w:author="Yuting JIANG (20126307)" w:date="2021-01-09T12:26:00Z" w:initials="YJ(">
    <w:p w14:paraId="4DA67ACF" w14:textId="27F016F4" w:rsidR="00972B11" w:rsidRDefault="00972B11">
      <w:pPr>
        <w:pStyle w:val="a8"/>
        <w:rPr>
          <w:rFonts w:hint="default"/>
        </w:rPr>
      </w:pPr>
      <w:r>
        <w:rPr>
          <w:rStyle w:val="aa"/>
          <w:rFonts w:hint="default"/>
        </w:rPr>
        <w:annotationRef/>
      </w:r>
      <w:r>
        <w:rPr>
          <w:rFonts w:ascii="微软雅黑" w:eastAsia="微软雅黑" w:hAnsi="微软雅黑" w:cs="微软雅黑"/>
        </w:rPr>
        <w:t xml:space="preserve">不应该吧 </w:t>
      </w:r>
    </w:p>
  </w:comment>
  <w:comment w:id="29" w:author="无尽火炮" w:date="2021-01-08T19:14:00Z" w:initials="">
    <w:p w14:paraId="1112001F" w14:textId="77777777" w:rsidR="004C20F6" w:rsidRDefault="004C20F6">
      <w:pPr>
        <w:pStyle w:val="a5"/>
      </w:pPr>
    </w:p>
    <w:p w14:paraId="11120020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让我想一个长得好看的样子。但是我不想长得和模块完全一样并且放在同一个位置，这样是不是用户容易混淆。它应该要有所区别。</w:t>
      </w:r>
    </w:p>
  </w:comment>
  <w:comment w:id="30" w:author="咩" w:date="2021-01-07T22:12:00Z" w:initials="">
    <w:p w14:paraId="11120021" w14:textId="77777777" w:rsidR="004C20F6" w:rsidRDefault="004C20F6">
      <w:pPr>
        <w:pStyle w:val="a5"/>
      </w:pPr>
    </w:p>
    <w:p w14:paraId="11120022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我这里还是有点困惑，现在第三个页面是拖积木，这个页面是不是应该属于</w:t>
      </w:r>
      <w:r>
        <w:rPr>
          <w:rFonts w:eastAsia="Arial Unicode MS" w:cs="Arial Unicode MS"/>
        </w:rPr>
        <w:t>Exercise</w:t>
      </w:r>
      <w:r>
        <w:rPr>
          <w:rFonts w:ascii="Arial Unicode MS" w:hAnsi="Arial Unicode MS" w:cs="Arial Unicode MS" w:hint="eastAsia"/>
        </w:rPr>
        <w:t>的范畴</w:t>
      </w:r>
    </w:p>
  </w:comment>
  <w:comment w:id="31" w:author="无尽火炮" w:date="2021-01-08T19:16:00Z" w:initials="">
    <w:p w14:paraId="11120023" w14:textId="77777777" w:rsidR="004C20F6" w:rsidRDefault="004C20F6">
      <w:pPr>
        <w:pStyle w:val="a5"/>
      </w:pPr>
    </w:p>
    <w:p w14:paraId="11120024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好像不是。</w:t>
      </w:r>
    </w:p>
    <w:p w14:paraId="11120025" w14:textId="77777777" w:rsidR="004C20F6" w:rsidRDefault="004C20F6">
      <w:pPr>
        <w:pStyle w:val="a5"/>
      </w:pPr>
    </w:p>
    <w:p w14:paraId="11120026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我印象里</w:t>
      </w:r>
      <w:r>
        <w:rPr>
          <w:rFonts w:eastAsia="Arial Unicode MS" w:cs="Arial Unicode MS"/>
        </w:rPr>
        <w:t>Exercise</w:t>
      </w:r>
      <w:r>
        <w:rPr>
          <w:rFonts w:ascii="Arial Unicode MS" w:hAnsi="Arial Unicode MS" w:cs="Arial Unicode MS" w:hint="eastAsia"/>
        </w:rPr>
        <w:t>部分的练习题里大部分都是选择和填空。让用户在这里（</w:t>
      </w:r>
      <w:r>
        <w:rPr>
          <w:rFonts w:eastAsia="Arial Unicode MS" w:cs="Arial Unicode MS"/>
        </w:rPr>
        <w:t>Procedure</w:t>
      </w:r>
      <w:r>
        <w:rPr>
          <w:rFonts w:ascii="Arial Unicode MS" w:hAnsi="Arial Unicode MS" w:cs="Arial Unicode MS" w:hint="eastAsia"/>
        </w:rPr>
        <w:t>）实现算法，是教学的过程。</w:t>
      </w:r>
    </w:p>
  </w:comment>
  <w:comment w:id="32" w:author="无尽火炮" w:date="2021-01-08T19:16:00Z" w:initials="">
    <w:p w14:paraId="11120027" w14:textId="77777777" w:rsidR="004C20F6" w:rsidRDefault="004C20F6">
      <w:pPr>
        <w:pStyle w:val="a5"/>
      </w:pPr>
    </w:p>
    <w:p w14:paraId="11120028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这个界面的新的</w:t>
      </w:r>
      <w:r>
        <w:rPr>
          <w:rFonts w:eastAsia="Arial Unicode MS" w:cs="Arial Unicode MS"/>
        </w:rPr>
        <w:t>UI</w:t>
      </w:r>
      <w:r>
        <w:rPr>
          <w:rFonts w:ascii="Arial Unicode MS" w:hAnsi="Arial Unicode MS" w:cs="Arial Unicode MS" w:hint="eastAsia"/>
        </w:rPr>
        <w:t>让我再想想</w:t>
      </w:r>
    </w:p>
  </w:comment>
  <w:comment w:id="34" w:author="Yuting JIANG (20126307)" w:date="2021-01-09T13:46:00Z" w:initials="YJ(">
    <w:p w14:paraId="1D7BB7BC" w14:textId="4685B493" w:rsidR="00976B67" w:rsidRDefault="00976B67">
      <w:pPr>
        <w:pStyle w:val="a8"/>
        <w:rPr>
          <w:rFonts w:hint="default"/>
        </w:rPr>
      </w:pPr>
      <w:r>
        <w:rPr>
          <w:rStyle w:val="aa"/>
          <w:rFonts w:hint="default"/>
        </w:rPr>
        <w:annotationRef/>
      </w:r>
      <w:r>
        <w:rPr>
          <w:rFonts w:ascii="微软雅黑" w:eastAsia="微软雅黑" w:hAnsi="微软雅黑" w:cs="微软雅黑"/>
        </w:rPr>
        <w:t xml:space="preserve">应该还有一个菜单，用于显示procedure全部子页面 </w:t>
      </w:r>
    </w:p>
  </w:comment>
  <w:comment w:id="44" w:author="luyijie6503@outlook.com" w:date="2021-01-08T11:08:00Z" w:initials="">
    <w:p w14:paraId="11120029" w14:textId="77777777" w:rsidR="004C20F6" w:rsidRDefault="004C20F6">
      <w:pPr>
        <w:pStyle w:val="a5"/>
      </w:pPr>
    </w:p>
    <w:p w14:paraId="1112002A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之前理解的是</w:t>
      </w:r>
      <w:r>
        <w:rPr>
          <w:rFonts w:eastAsia="Arial Unicode MS" w:cs="Arial Unicode MS"/>
        </w:rPr>
        <w:t>+</w:t>
      </w:r>
      <w:r>
        <w:rPr>
          <w:rFonts w:ascii="Arial Unicode MS" w:hAnsi="Arial Unicode MS" w:cs="Arial Unicode MS" w:hint="eastAsia"/>
        </w:rPr>
        <w:t>，</w:t>
      </w:r>
      <w:r>
        <w:rPr>
          <w:rFonts w:eastAsia="Arial Unicode MS" w:cs="Arial Unicode MS"/>
        </w:rPr>
        <w:t>-</w:t>
      </w:r>
      <w:r>
        <w:rPr>
          <w:rFonts w:ascii="Arial Unicode MS" w:hAnsi="Arial Unicode MS" w:cs="Arial Unicode MS" w:hint="eastAsia"/>
        </w:rPr>
        <w:t>是控制数据大小，那么数据大小的控制应该用哪个按钮操作？</w:t>
      </w:r>
    </w:p>
  </w:comment>
  <w:comment w:id="45" w:author="无尽火炮" w:date="2021-01-08T19:17:00Z" w:initials="">
    <w:p w14:paraId="1112002B" w14:textId="77777777" w:rsidR="004C20F6" w:rsidRDefault="004C20F6">
      <w:pPr>
        <w:pStyle w:val="a5"/>
      </w:pPr>
    </w:p>
    <w:p w14:paraId="1112002C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编辑值：点击这个数字（或者简便一点的话，点击这个条的非最顶上、最下面的其他部分）。</w:t>
      </w:r>
    </w:p>
  </w:comment>
  <w:comment w:id="46" w:author="Yuting JIANG (20126307)" w:date="2021-01-09T13:48:00Z" w:initials="YJ(">
    <w:p w14:paraId="7A39460D" w14:textId="441E9C91" w:rsidR="00976B67" w:rsidRDefault="00976B67">
      <w:pPr>
        <w:pStyle w:val="a8"/>
        <w:rPr>
          <w:rFonts w:hint="default"/>
        </w:rPr>
      </w:pPr>
      <w:r>
        <w:rPr>
          <w:rStyle w:val="aa"/>
          <w:rFonts w:hint="default"/>
        </w:rPr>
        <w:annotationRef/>
      </w:r>
      <w:r>
        <w:rPr>
          <w:rFonts w:ascii="微软雅黑" w:eastAsia="微软雅黑" w:hAnsi="微软雅黑" w:cs="微软雅黑"/>
        </w:rPr>
        <w:t>这里我觉得应该再明确设计一下，包括数据的增删加减（我觉得+</w:t>
      </w:r>
      <w:r>
        <w:rPr>
          <w:rFonts w:ascii="微软雅黑" w:eastAsia="微软雅黑" w:hAnsi="微软雅黑" w:cs="微软雅黑" w:hint="default"/>
        </w:rPr>
        <w:t>-</w:t>
      </w:r>
      <w:r>
        <w:rPr>
          <w:rFonts w:ascii="微软雅黑" w:eastAsia="微软雅黑" w:hAnsi="微软雅黑" w:cs="微软雅黑"/>
        </w:rPr>
        <w:t>很容易被当做</w:t>
      </w:r>
      <w:r w:rsidR="008C4668">
        <w:rPr>
          <w:rFonts w:ascii="微软雅黑" w:eastAsia="微软雅黑" w:hAnsi="微软雅黑" w:cs="微软雅黑"/>
        </w:rPr>
        <w:t>改变</w:t>
      </w:r>
      <w:r>
        <w:rPr>
          <w:rFonts w:ascii="微软雅黑" w:eastAsia="微软雅黑" w:hAnsi="微软雅黑" w:cs="微软雅黑"/>
        </w:rPr>
        <w:t>数据的</w:t>
      </w:r>
      <w:r w:rsidR="008C4668">
        <w:rPr>
          <w:rFonts w:ascii="微软雅黑" w:eastAsia="微软雅黑" w:hAnsi="微软雅黑" w:cs="微软雅黑"/>
        </w:rPr>
        <w:t>大小而不是删减bar</w:t>
      </w:r>
      <w:r>
        <w:rPr>
          <w:rFonts w:ascii="微软雅黑" w:eastAsia="微软雅黑" w:hAnsi="微软雅黑" w:cs="微软雅黑"/>
        </w:rPr>
        <w:t>）</w:t>
      </w:r>
      <w:r w:rsidR="00E33D64">
        <w:rPr>
          <w:rFonts w:ascii="微软雅黑" w:eastAsia="微软雅黑" w:hAnsi="微软雅黑" w:cs="微软雅黑"/>
        </w:rPr>
        <w:t>，建议调整成用户直接输入input（参考visualgo）</w:t>
      </w:r>
    </w:p>
  </w:comment>
  <w:comment w:id="47" w:author="咩" w:date="2021-01-07T22:26:00Z" w:initials="">
    <w:p w14:paraId="1112002D" w14:textId="77777777" w:rsidR="004C20F6" w:rsidRDefault="004C20F6">
      <w:pPr>
        <w:pStyle w:val="a5"/>
      </w:pPr>
    </w:p>
    <w:p w14:paraId="1112002E" w14:textId="77777777" w:rsidR="004C20F6" w:rsidRDefault="00B22D31">
      <w:pPr>
        <w:pStyle w:val="a5"/>
      </w:pPr>
      <w:proofErr w:type="spellStart"/>
      <w:r>
        <w:rPr>
          <w:rFonts w:eastAsia="Arial Unicode MS" w:cs="Arial Unicode MS"/>
        </w:rPr>
        <w:t>Yuting</w:t>
      </w:r>
      <w:proofErr w:type="spellEnd"/>
      <w:r>
        <w:rPr>
          <w:rFonts w:ascii="Arial Unicode MS" w:hAnsi="Arial Unicode MS" w:cs="Arial Unicode MS" w:hint="eastAsia"/>
        </w:rPr>
        <w:t>有提到，这个区域的解释需要有多详细？预留的区域够不够显示完解释每一步骤所有的内容。</w:t>
      </w:r>
    </w:p>
  </w:comment>
  <w:comment w:id="48" w:author="无尽火炮" w:date="2021-01-08T19:19:00Z" w:initials="">
    <w:p w14:paraId="1112002F" w14:textId="77777777" w:rsidR="004C20F6" w:rsidRDefault="004C20F6">
      <w:pPr>
        <w:pStyle w:val="a5"/>
      </w:pPr>
    </w:p>
    <w:p w14:paraId="11120030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不够的话我再想想。</w:t>
      </w:r>
    </w:p>
  </w:comment>
  <w:comment w:id="49" w:author="咩" w:date="2021-01-07T22:28:00Z" w:initials="">
    <w:p w14:paraId="11120031" w14:textId="77777777" w:rsidR="004C20F6" w:rsidRDefault="004C20F6">
      <w:pPr>
        <w:pStyle w:val="a5"/>
      </w:pPr>
    </w:p>
    <w:p w14:paraId="11120032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个人还是觉得进度条的按钮不需要做解释</w:t>
      </w:r>
    </w:p>
  </w:comment>
  <w:comment w:id="50" w:author="无尽火炮" w:date="2021-01-08T19:19:00Z" w:initials="">
    <w:p w14:paraId="11120033" w14:textId="77777777" w:rsidR="004C20F6" w:rsidRDefault="004C20F6">
      <w:pPr>
        <w:pStyle w:val="a5"/>
      </w:pPr>
    </w:p>
    <w:p w14:paraId="11120034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还是应该解释。总会有人不知道这是什么。</w:t>
      </w:r>
    </w:p>
    <w:p w14:paraId="11120035" w14:textId="77777777" w:rsidR="004C20F6" w:rsidRDefault="004C20F6">
      <w:pPr>
        <w:pStyle w:val="a5"/>
      </w:pPr>
    </w:p>
    <w:p w14:paraId="11120036" w14:textId="77777777" w:rsidR="004C20F6" w:rsidRDefault="00B22D31">
      <w:pPr>
        <w:pStyle w:val="a5"/>
      </w:pPr>
      <w:r>
        <w:rPr>
          <w:rFonts w:ascii="Arial Unicode MS" w:hAnsi="Arial Unicode MS" w:cs="Arial Unicode MS" w:hint="eastAsia"/>
        </w:rPr>
        <w:t>你是说放在问号里吗？</w:t>
      </w:r>
    </w:p>
  </w:comment>
  <w:comment w:id="64" w:author="Yuting JIANG (20126307)" w:date="2021-01-09T14:56:00Z" w:initials="YJ(">
    <w:p w14:paraId="08A80080" w14:textId="6EE4DA77" w:rsidR="00CA083C" w:rsidRDefault="00CA083C">
      <w:pPr>
        <w:pStyle w:val="a8"/>
        <w:rPr>
          <w:rFonts w:hint="default"/>
        </w:rPr>
      </w:pPr>
      <w:r>
        <w:rPr>
          <w:rStyle w:val="aa"/>
          <w:rFonts w:hint="default"/>
        </w:rPr>
        <w:annotationRef/>
      </w:r>
      <w:r>
        <w:rPr>
          <w:rFonts w:ascii="微软雅黑" w:eastAsia="微软雅黑" w:hAnsi="微软雅黑" w:cs="微软雅黑"/>
        </w:rPr>
        <w:t>目前我们并没有涉及到伪代码，这里需要介绍吗？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1120000" w15:done="0"/>
  <w15:commentEx w15:paraId="11120002" w15:done="0"/>
  <w15:commentEx w15:paraId="11120006" w15:paraIdParent="11120002" w15:done="0"/>
  <w15:commentEx w15:paraId="3DE994BC" w15:done="0"/>
  <w15:commentEx w15:paraId="1112000C" w15:done="0"/>
  <w15:commentEx w15:paraId="1112000E" w15:paraIdParent="1112000C" w15:done="0"/>
  <w15:commentEx w15:paraId="11120014" w15:paraIdParent="1112000C" w15:done="0"/>
  <w15:commentEx w15:paraId="1112001A" w15:done="0"/>
  <w15:commentEx w15:paraId="40FA7A1C" w15:done="0"/>
  <w15:commentEx w15:paraId="79987C65" w15:paraIdParent="40FA7A1C" w15:done="0"/>
  <w15:commentEx w15:paraId="1112001E" w15:done="0"/>
  <w15:commentEx w15:paraId="4DA67ACF" w15:paraIdParent="1112001E" w15:done="0"/>
  <w15:commentEx w15:paraId="11120020" w15:done="0"/>
  <w15:commentEx w15:paraId="11120022" w15:done="0"/>
  <w15:commentEx w15:paraId="11120026" w15:paraIdParent="11120022" w15:done="0"/>
  <w15:commentEx w15:paraId="11120028" w15:done="0"/>
  <w15:commentEx w15:paraId="1D7BB7BC" w15:done="0"/>
  <w15:commentEx w15:paraId="1112002A" w15:done="0"/>
  <w15:commentEx w15:paraId="1112002C" w15:paraIdParent="1112002A" w15:done="0"/>
  <w15:commentEx w15:paraId="7A39460D" w15:paraIdParent="1112002A" w15:done="0"/>
  <w15:commentEx w15:paraId="1112002E" w15:done="0"/>
  <w15:commentEx w15:paraId="11120030" w15:paraIdParent="1112002E" w15:done="0"/>
  <w15:commentEx w15:paraId="11120032" w15:done="0"/>
  <w15:commentEx w15:paraId="11120036" w15:paraIdParent="11120032" w15:done="0"/>
  <w15:commentEx w15:paraId="08A8008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A45CD6" w16cex:dateUtc="2021-01-09T08:48:00Z"/>
  <w16cex:commentExtensible w16cex:durableId="23A43465" w16cex:dateUtc="2021-01-09T05:55:00Z"/>
  <w16cex:commentExtensible w16cex:durableId="23A45DE2" w16cex:dateUtc="2021-01-09T08:52:00Z"/>
  <w16cex:commentExtensible w16cex:durableId="23A41F8B" w16cex:dateUtc="2021-01-09T04:26:00Z"/>
  <w16cex:commentExtensible w16cex:durableId="23A43238" w16cex:dateUtc="2021-01-09T05:46:00Z"/>
  <w16cex:commentExtensible w16cex:durableId="23A432A1" w16cex:dateUtc="2021-01-09T05:48:00Z"/>
  <w16cex:commentExtensible w16cex:durableId="23A442A5" w16cex:dateUtc="2021-01-09T06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1120000" w16cid:durableId="23A41E92"/>
  <w16cid:commentId w16cid:paraId="11120002" w16cid:durableId="23A41E93"/>
  <w16cid:commentId w16cid:paraId="11120006" w16cid:durableId="23A41E94"/>
  <w16cid:commentId w16cid:paraId="3DE994BC" w16cid:durableId="23A45CD6"/>
  <w16cid:commentId w16cid:paraId="1112000C" w16cid:durableId="23A41E95"/>
  <w16cid:commentId w16cid:paraId="1112000E" w16cid:durableId="23A41E96"/>
  <w16cid:commentId w16cid:paraId="11120014" w16cid:durableId="23A41E97"/>
  <w16cid:commentId w16cid:paraId="1112001A" w16cid:durableId="23A41E98"/>
  <w16cid:commentId w16cid:paraId="40FA7A1C" w16cid:durableId="23A43465"/>
  <w16cid:commentId w16cid:paraId="79987C65" w16cid:durableId="23A45DE2"/>
  <w16cid:commentId w16cid:paraId="1112001E" w16cid:durableId="23A41E99"/>
  <w16cid:commentId w16cid:paraId="4DA67ACF" w16cid:durableId="23A41F8B"/>
  <w16cid:commentId w16cid:paraId="11120020" w16cid:durableId="23A41E9A"/>
  <w16cid:commentId w16cid:paraId="11120022" w16cid:durableId="23A41E9B"/>
  <w16cid:commentId w16cid:paraId="11120026" w16cid:durableId="23A41E9C"/>
  <w16cid:commentId w16cid:paraId="11120028" w16cid:durableId="23A41E9D"/>
  <w16cid:commentId w16cid:paraId="1D7BB7BC" w16cid:durableId="23A43238"/>
  <w16cid:commentId w16cid:paraId="1112002A" w16cid:durableId="23A41E9E"/>
  <w16cid:commentId w16cid:paraId="1112002C" w16cid:durableId="23A41E9F"/>
  <w16cid:commentId w16cid:paraId="7A39460D" w16cid:durableId="23A432A1"/>
  <w16cid:commentId w16cid:paraId="1112002E" w16cid:durableId="23A41EA0"/>
  <w16cid:commentId w16cid:paraId="11120030" w16cid:durableId="23A41EA1"/>
  <w16cid:commentId w16cid:paraId="11120032" w16cid:durableId="23A41EA2"/>
  <w16cid:commentId w16cid:paraId="11120036" w16cid:durableId="23A41EA3"/>
  <w16cid:commentId w16cid:paraId="08A80080" w16cid:durableId="23A442A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A03DCC" w14:textId="77777777" w:rsidR="000D50F7" w:rsidRDefault="000D50F7">
      <w:pPr>
        <w:rPr>
          <w:rFonts w:hint="default"/>
        </w:rPr>
      </w:pPr>
      <w:r>
        <w:separator/>
      </w:r>
    </w:p>
  </w:endnote>
  <w:endnote w:type="continuationSeparator" w:id="0">
    <w:p w14:paraId="7C8DA6B0" w14:textId="77777777" w:rsidR="000D50F7" w:rsidRDefault="000D50F7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1079ED" w14:textId="77777777" w:rsidR="004C20F6" w:rsidRDefault="004C20F6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9D1464" w14:textId="77777777" w:rsidR="000D50F7" w:rsidRDefault="000D50F7">
      <w:pPr>
        <w:rPr>
          <w:rFonts w:hint="default"/>
        </w:rPr>
      </w:pPr>
      <w:r>
        <w:separator/>
      </w:r>
    </w:p>
  </w:footnote>
  <w:footnote w:type="continuationSeparator" w:id="0">
    <w:p w14:paraId="7B996371" w14:textId="77777777" w:rsidR="000D50F7" w:rsidRDefault="000D50F7">
      <w:pPr>
        <w:rPr>
          <w:rFonts w:hint="default"/>
        </w:rPr>
      </w:pPr>
      <w:r>
        <w:continuationSeparator/>
      </w:r>
    </w:p>
  </w:footnote>
  <w:footnote w:type="continuationNotice" w:id="1">
    <w:p w14:paraId="0DE79280" w14:textId="77777777" w:rsidR="000D50F7" w:rsidRDefault="000D50F7">
      <w:pPr>
        <w:rPr>
          <w:rFonts w:hint="default"/>
        </w:rPr>
      </w:pPr>
    </w:p>
  </w:footnote>
  <w:footnote w:id="2">
    <w:p w14:paraId="0CD089AC" w14:textId="77777777" w:rsidR="004C20F6" w:rsidRDefault="00B22D31">
      <w:pPr>
        <w:pStyle w:val="a6"/>
      </w:pPr>
      <w:r>
        <w:rPr>
          <w:u w:val="single"/>
          <w:vertAlign w:val="superscript"/>
        </w:rPr>
        <w:footnoteRef/>
      </w:r>
      <w:r>
        <w:t xml:space="preserve"> </w:t>
      </w:r>
      <w:r>
        <w:rPr>
          <w:rFonts w:ascii="Arial Unicode MS" w:eastAsia="Arial Unicode MS" w:hAnsi="Arial Unicode MS" w:cs="Arial Unicode MS" w:hint="eastAsia"/>
          <w:lang w:val="zh-TW" w:eastAsia="zh-TW"/>
        </w:rPr>
        <w:t>操作介绍弹窗</w:t>
      </w:r>
    </w:p>
  </w:footnote>
  <w:footnote w:id="3">
    <w:p w14:paraId="373E3585" w14:textId="77777777" w:rsidR="004C20F6" w:rsidRDefault="00B22D31">
      <w:pPr>
        <w:pStyle w:val="a6"/>
      </w:pPr>
      <w:r>
        <w:rPr>
          <w:rStyle w:val="a7"/>
        </w:rPr>
        <w:footnoteRef/>
      </w:r>
      <w:r>
        <w:t xml:space="preserve"> </w:t>
      </w:r>
      <w:r>
        <w:rPr>
          <w:rFonts w:ascii="Arial Unicode MS" w:eastAsia="Arial Unicode MS" w:hAnsi="Arial Unicode MS" w:cs="Arial Unicode MS" w:hint="eastAsia"/>
          <w:lang w:val="zh-TW" w:eastAsia="zh-TW"/>
        </w:rPr>
        <w:t>这个弹窗介绍的是</w:t>
      </w:r>
      <w:r>
        <w:t>Procedure-Operation</w:t>
      </w:r>
      <w:r>
        <w:rPr>
          <w:rFonts w:ascii="Arial Unicode MS" w:eastAsia="Arial Unicode MS" w:hAnsi="Arial Unicode MS" w:cs="Arial Unicode MS" w:hint="eastAsia"/>
          <w:lang w:val="zh-TW" w:eastAsia="zh-TW"/>
        </w:rPr>
        <w:t>页面里的按键作用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115B0F" w14:textId="77777777" w:rsidR="004C20F6" w:rsidRDefault="004C20F6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D6589"/>
    <w:multiLevelType w:val="hybridMultilevel"/>
    <w:tmpl w:val="2C58A85C"/>
    <w:styleLink w:val="4"/>
    <w:lvl w:ilvl="0" w:tplc="3CD66138">
      <w:start w:val="1"/>
      <w:numFmt w:val="decimal"/>
      <w:lvlText w:val="%1."/>
      <w:lvlJc w:val="left"/>
      <w:pPr>
        <w:ind w:left="8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1FCE8AA">
      <w:start w:val="1"/>
      <w:numFmt w:val="decimal"/>
      <w:lvlText w:val="%2."/>
      <w:lvlJc w:val="left"/>
      <w:pPr>
        <w:ind w:left="8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DD62212">
      <w:start w:val="1"/>
      <w:numFmt w:val="decimal"/>
      <w:lvlText w:val="%3."/>
      <w:lvlJc w:val="left"/>
      <w:pPr>
        <w:ind w:left="8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6F4D3F4">
      <w:start w:val="1"/>
      <w:numFmt w:val="decimal"/>
      <w:lvlText w:val="%4."/>
      <w:lvlJc w:val="left"/>
      <w:pPr>
        <w:ind w:left="8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444024">
      <w:start w:val="1"/>
      <w:numFmt w:val="decimal"/>
      <w:lvlText w:val="%5."/>
      <w:lvlJc w:val="left"/>
      <w:pPr>
        <w:ind w:left="8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952681A">
      <w:start w:val="1"/>
      <w:numFmt w:val="decimal"/>
      <w:lvlText w:val="%6."/>
      <w:lvlJc w:val="left"/>
      <w:pPr>
        <w:ind w:left="8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3F86596">
      <w:start w:val="1"/>
      <w:numFmt w:val="decimal"/>
      <w:lvlText w:val="%7."/>
      <w:lvlJc w:val="left"/>
      <w:pPr>
        <w:ind w:left="8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E6E06E6">
      <w:start w:val="1"/>
      <w:numFmt w:val="decimal"/>
      <w:lvlText w:val="%8."/>
      <w:lvlJc w:val="left"/>
      <w:pPr>
        <w:ind w:left="8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8B0C762">
      <w:start w:val="1"/>
      <w:numFmt w:val="decimal"/>
      <w:lvlText w:val="%9."/>
      <w:lvlJc w:val="left"/>
      <w:pPr>
        <w:ind w:left="8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38083F99"/>
    <w:multiLevelType w:val="hybridMultilevel"/>
    <w:tmpl w:val="67245AD0"/>
    <w:numStyleLink w:val="5"/>
  </w:abstractNum>
  <w:abstractNum w:abstractNumId="2" w15:restartNumberingAfterBreak="0">
    <w:nsid w:val="402E7015"/>
    <w:multiLevelType w:val="hybridMultilevel"/>
    <w:tmpl w:val="2C646708"/>
    <w:styleLink w:val="2"/>
    <w:lvl w:ilvl="0" w:tplc="3DF07480">
      <w:start w:val="1"/>
      <w:numFmt w:val="decimal"/>
      <w:suff w:val="nothing"/>
      <w:lvlText w:val="%1."/>
      <w:lvlJc w:val="left"/>
      <w:pPr>
        <w:ind w:left="101" w:hanging="1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5062678">
      <w:start w:val="1"/>
      <w:numFmt w:val="decimal"/>
      <w:suff w:val="nothing"/>
      <w:lvlText w:val="%2."/>
      <w:lvlJc w:val="left"/>
      <w:pPr>
        <w:ind w:left="101" w:hanging="1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F72C8C2">
      <w:start w:val="1"/>
      <w:numFmt w:val="decimal"/>
      <w:suff w:val="nothing"/>
      <w:lvlText w:val="%3."/>
      <w:lvlJc w:val="left"/>
      <w:pPr>
        <w:ind w:left="101" w:hanging="1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BF6C55C">
      <w:start w:val="1"/>
      <w:numFmt w:val="decimal"/>
      <w:suff w:val="nothing"/>
      <w:lvlText w:val="%4."/>
      <w:lvlJc w:val="left"/>
      <w:pPr>
        <w:ind w:left="101" w:hanging="1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20EF2B0">
      <w:start w:val="1"/>
      <w:numFmt w:val="decimal"/>
      <w:suff w:val="nothing"/>
      <w:lvlText w:val="%5."/>
      <w:lvlJc w:val="left"/>
      <w:pPr>
        <w:ind w:left="101" w:hanging="1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EADD04">
      <w:start w:val="1"/>
      <w:numFmt w:val="decimal"/>
      <w:suff w:val="nothing"/>
      <w:lvlText w:val="%6."/>
      <w:lvlJc w:val="left"/>
      <w:pPr>
        <w:ind w:left="101" w:hanging="1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FEA9CE2">
      <w:start w:val="1"/>
      <w:numFmt w:val="decimal"/>
      <w:suff w:val="nothing"/>
      <w:lvlText w:val="%7."/>
      <w:lvlJc w:val="left"/>
      <w:pPr>
        <w:ind w:left="101" w:hanging="1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0E4F17E">
      <w:start w:val="1"/>
      <w:numFmt w:val="decimal"/>
      <w:suff w:val="nothing"/>
      <w:lvlText w:val="%8."/>
      <w:lvlJc w:val="left"/>
      <w:pPr>
        <w:ind w:left="101" w:hanging="1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E12A5E4">
      <w:start w:val="1"/>
      <w:numFmt w:val="decimal"/>
      <w:suff w:val="nothing"/>
      <w:lvlText w:val="%9."/>
      <w:lvlJc w:val="left"/>
      <w:pPr>
        <w:ind w:left="101" w:hanging="1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486870C7"/>
    <w:multiLevelType w:val="hybridMultilevel"/>
    <w:tmpl w:val="2C646708"/>
    <w:numStyleLink w:val="2"/>
  </w:abstractNum>
  <w:abstractNum w:abstractNumId="4" w15:restartNumberingAfterBreak="0">
    <w:nsid w:val="4F037CEE"/>
    <w:multiLevelType w:val="hybridMultilevel"/>
    <w:tmpl w:val="798C84E6"/>
    <w:numStyleLink w:val="3"/>
  </w:abstractNum>
  <w:abstractNum w:abstractNumId="5" w15:restartNumberingAfterBreak="0">
    <w:nsid w:val="59F31A90"/>
    <w:multiLevelType w:val="hybridMultilevel"/>
    <w:tmpl w:val="798C84E6"/>
    <w:styleLink w:val="3"/>
    <w:lvl w:ilvl="0" w:tplc="0E704DFE">
      <w:start w:val="1"/>
      <w:numFmt w:val="bullet"/>
      <w:lvlText w:val="●"/>
      <w:lvlJc w:val="left"/>
      <w:pPr>
        <w:ind w:left="42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6AE40AEA">
      <w:start w:val="1"/>
      <w:numFmt w:val="bullet"/>
      <w:lvlText w:val="●"/>
      <w:lvlJc w:val="left"/>
      <w:pPr>
        <w:ind w:left="42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C786C26">
      <w:start w:val="1"/>
      <w:numFmt w:val="bullet"/>
      <w:lvlText w:val="●"/>
      <w:lvlJc w:val="left"/>
      <w:pPr>
        <w:ind w:left="42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7DEEFE0">
      <w:start w:val="1"/>
      <w:numFmt w:val="bullet"/>
      <w:lvlText w:val="●"/>
      <w:lvlJc w:val="left"/>
      <w:pPr>
        <w:ind w:left="42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CF04892">
      <w:start w:val="1"/>
      <w:numFmt w:val="bullet"/>
      <w:lvlText w:val="●"/>
      <w:lvlJc w:val="left"/>
      <w:pPr>
        <w:ind w:left="42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9C5CEC">
      <w:start w:val="1"/>
      <w:numFmt w:val="bullet"/>
      <w:lvlText w:val="●"/>
      <w:lvlJc w:val="left"/>
      <w:pPr>
        <w:ind w:left="42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367A34">
      <w:start w:val="1"/>
      <w:numFmt w:val="bullet"/>
      <w:lvlText w:val="●"/>
      <w:lvlJc w:val="left"/>
      <w:pPr>
        <w:ind w:left="42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598A004">
      <w:start w:val="1"/>
      <w:numFmt w:val="bullet"/>
      <w:lvlText w:val="●"/>
      <w:lvlJc w:val="left"/>
      <w:pPr>
        <w:ind w:left="42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C887876">
      <w:start w:val="1"/>
      <w:numFmt w:val="bullet"/>
      <w:lvlText w:val="●"/>
      <w:lvlJc w:val="left"/>
      <w:pPr>
        <w:ind w:left="420" w:hanging="4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62117EC2"/>
    <w:multiLevelType w:val="hybridMultilevel"/>
    <w:tmpl w:val="67245AD0"/>
    <w:styleLink w:val="5"/>
    <w:lvl w:ilvl="0" w:tplc="58004A5C">
      <w:start w:val="1"/>
      <w:numFmt w:val="decimal"/>
      <w:suff w:val="nothing"/>
      <w:lvlText w:val="%1."/>
      <w:lvlJc w:val="left"/>
      <w:pPr>
        <w:ind w:left="101" w:hanging="1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A264A6C">
      <w:start w:val="1"/>
      <w:numFmt w:val="decimal"/>
      <w:suff w:val="nothing"/>
      <w:lvlText w:val="%2."/>
      <w:lvlJc w:val="left"/>
      <w:pPr>
        <w:ind w:left="101" w:hanging="1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5FE412E">
      <w:start w:val="1"/>
      <w:numFmt w:val="decimal"/>
      <w:suff w:val="nothing"/>
      <w:lvlText w:val="%3."/>
      <w:lvlJc w:val="left"/>
      <w:pPr>
        <w:ind w:left="101" w:hanging="1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FCC771C">
      <w:start w:val="1"/>
      <w:numFmt w:val="decimal"/>
      <w:suff w:val="nothing"/>
      <w:lvlText w:val="%4."/>
      <w:lvlJc w:val="left"/>
      <w:pPr>
        <w:ind w:left="101" w:hanging="1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4F2B214">
      <w:start w:val="1"/>
      <w:numFmt w:val="decimal"/>
      <w:suff w:val="nothing"/>
      <w:lvlText w:val="%5."/>
      <w:lvlJc w:val="left"/>
      <w:pPr>
        <w:ind w:left="101" w:hanging="1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738F294">
      <w:start w:val="1"/>
      <w:numFmt w:val="decimal"/>
      <w:suff w:val="nothing"/>
      <w:lvlText w:val="%6."/>
      <w:lvlJc w:val="left"/>
      <w:pPr>
        <w:ind w:left="101" w:hanging="1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04EF9E0">
      <w:start w:val="1"/>
      <w:numFmt w:val="decimal"/>
      <w:suff w:val="nothing"/>
      <w:lvlText w:val="%7."/>
      <w:lvlJc w:val="left"/>
      <w:pPr>
        <w:ind w:left="101" w:hanging="1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7A87142">
      <w:start w:val="1"/>
      <w:numFmt w:val="decimal"/>
      <w:suff w:val="nothing"/>
      <w:lvlText w:val="%8."/>
      <w:lvlJc w:val="left"/>
      <w:pPr>
        <w:ind w:left="101" w:hanging="1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6B2BAD8">
      <w:start w:val="1"/>
      <w:numFmt w:val="decimal"/>
      <w:suff w:val="nothing"/>
      <w:lvlText w:val="%9."/>
      <w:lvlJc w:val="left"/>
      <w:pPr>
        <w:ind w:left="101" w:hanging="10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6AF62EDD"/>
    <w:multiLevelType w:val="hybridMultilevel"/>
    <w:tmpl w:val="2C58A85C"/>
    <w:numStyleLink w:val="4"/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7"/>
  </w:num>
  <w:num w:numId="7">
    <w:abstractNumId w:val="6"/>
  </w:num>
  <w:num w:numId="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陈 诗量">
    <w15:presenceInfo w15:providerId="Windows Live" w15:userId="791c94ee7340d2cd"/>
  </w15:person>
  <w15:person w15:author="Yuting JIANG (20126307)">
    <w15:presenceInfo w15:providerId="AD" w15:userId="S::scyyj2@nottingham.edu.cn::ea2f560d-e5e7-4aaa-97be-2afc919ddb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displayBackgroundShape/>
  <w:bordersDoNotSurroundHeader/>
  <w:bordersDoNotSurroundFooter/>
  <w:proofState w:spelling="clean" w:grammar="clean"/>
  <w:trackRevisions/>
  <w:defaultTabStop w:val="420"/>
  <w:characterSpacingControl w:val="doNotCompress"/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20F6"/>
    <w:rsid w:val="0000439C"/>
    <w:rsid w:val="000D50F7"/>
    <w:rsid w:val="002B704E"/>
    <w:rsid w:val="004C20F6"/>
    <w:rsid w:val="008C4668"/>
    <w:rsid w:val="00972B11"/>
    <w:rsid w:val="00976B67"/>
    <w:rsid w:val="009B7502"/>
    <w:rsid w:val="00B22D31"/>
    <w:rsid w:val="00CA083C"/>
    <w:rsid w:val="00E33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CD29B"/>
  <w15:docId w15:val="{F1618E3E-95B4-724E-A9A8-E0FE7643D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Arial Unicode MS" w:eastAsia="Calibri" w:hAnsi="Arial Unicode MS" w:cs="Arial Unicode MS" w:hint="eastAsia"/>
      <w:color w:val="000000"/>
      <w:kern w:val="2"/>
      <w:sz w:val="21"/>
      <w:szCs w:val="21"/>
      <w:u w:color="000000"/>
    </w:rPr>
  </w:style>
  <w:style w:type="paragraph" w:styleId="40">
    <w:name w:val="heading 4"/>
    <w:next w:val="a"/>
    <w:uiPriority w:val="9"/>
    <w:unhideWhenUsed/>
    <w:qFormat/>
    <w:pPr>
      <w:keepNext/>
      <w:keepLines/>
      <w:widowControl w:val="0"/>
      <w:spacing w:before="280" w:after="290" w:line="372" w:lineRule="auto"/>
      <w:jc w:val="both"/>
      <w:outlineLvl w:val="3"/>
    </w:pPr>
    <w:rPr>
      <w:rFonts w:ascii="Arial" w:eastAsia="Arial Unicode MS" w:hAnsi="Arial" w:cs="Arial Unicode MS"/>
      <w:b/>
      <w:bCs/>
      <w:color w:val="000000"/>
      <w:kern w:val="2"/>
      <w:sz w:val="28"/>
      <w:szCs w:val="28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页眉与页脚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5">
    <w:name w:val="默认"/>
    <w:pPr>
      <w:spacing w:before="160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6">
    <w:name w:val="footnote text"/>
    <w:pPr>
      <w:widowControl w:val="0"/>
    </w:pPr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numbering" w:customStyle="1" w:styleId="2">
    <w:name w:val="已导入的样式“2”"/>
    <w:pPr>
      <w:numPr>
        <w:numId w:val="1"/>
      </w:numPr>
    </w:pPr>
  </w:style>
  <w:style w:type="numbering" w:customStyle="1" w:styleId="3">
    <w:name w:val="已导入的样式“3”"/>
    <w:pPr>
      <w:numPr>
        <w:numId w:val="3"/>
      </w:numPr>
    </w:pPr>
  </w:style>
  <w:style w:type="numbering" w:customStyle="1" w:styleId="4">
    <w:name w:val="已导入的样式“4”"/>
    <w:pPr>
      <w:numPr>
        <w:numId w:val="5"/>
      </w:numPr>
    </w:pPr>
  </w:style>
  <w:style w:type="character" w:styleId="a7">
    <w:name w:val="footnote reference"/>
    <w:rPr>
      <w:vertAlign w:val="superscript"/>
    </w:rPr>
  </w:style>
  <w:style w:type="numbering" w:customStyle="1" w:styleId="5">
    <w:name w:val="已导入的样式“5”"/>
    <w:pPr>
      <w:numPr>
        <w:numId w:val="7"/>
      </w:numPr>
    </w:pPr>
  </w:style>
  <w:style w:type="paragraph" w:styleId="a8">
    <w:name w:val="annotation text"/>
    <w:basedOn w:val="a"/>
    <w:link w:val="a9"/>
    <w:uiPriority w:val="99"/>
    <w:semiHidden/>
    <w:unhideWhenUsed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Pr>
      <w:rFonts w:ascii="Arial Unicode MS" w:eastAsia="Calibri" w:hAnsi="Arial Unicode MS" w:cs="Arial Unicode MS"/>
      <w:color w:val="000000"/>
      <w:kern w:val="2"/>
      <w:sz w:val="21"/>
      <w:szCs w:val="21"/>
      <w:u w:color="000000"/>
    </w:rPr>
  </w:style>
  <w:style w:type="character" w:styleId="aa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b">
    <w:name w:val="annotation subject"/>
    <w:basedOn w:val="a8"/>
    <w:next w:val="a8"/>
    <w:link w:val="ac"/>
    <w:uiPriority w:val="99"/>
    <w:semiHidden/>
    <w:unhideWhenUsed/>
    <w:rsid w:val="00972B11"/>
    <w:rPr>
      <w:b/>
      <w:bCs/>
    </w:rPr>
  </w:style>
  <w:style w:type="character" w:customStyle="1" w:styleId="ac">
    <w:name w:val="批注主题 字符"/>
    <w:basedOn w:val="a9"/>
    <w:link w:val="ab"/>
    <w:uiPriority w:val="99"/>
    <w:semiHidden/>
    <w:rsid w:val="00972B11"/>
    <w:rPr>
      <w:rFonts w:ascii="Arial Unicode MS" w:eastAsia="Calibri" w:hAnsi="Arial Unicode MS" w:cs="Arial Unicode MS"/>
      <w:b/>
      <w:bCs/>
      <w:color w:val="000000"/>
      <w:kern w:val="2"/>
      <w:sz w:val="21"/>
      <w:szCs w:val="21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microsoft.com/office/2018/08/relationships/commentsExtensible" Target="commentsExtensible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C55AF9D-11FA-7D43-B691-71B9C0FE3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198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陈 诗量</cp:lastModifiedBy>
  <cp:revision>2</cp:revision>
  <dcterms:created xsi:type="dcterms:W3CDTF">2021-01-09T09:13:00Z</dcterms:created>
  <dcterms:modified xsi:type="dcterms:W3CDTF">2021-01-09T09:13:00Z</dcterms:modified>
</cp:coreProperties>
</file>